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AD4D3" w14:textId="77777777" w:rsidR="00130D46" w:rsidRPr="0092032C" w:rsidRDefault="00130D46" w:rsidP="00130D46">
      <w:pPr>
        <w:pStyle w:val="Title"/>
        <w:jc w:val="center"/>
        <w:rPr>
          <w:b/>
          <w:bCs/>
          <w:sz w:val="72"/>
          <w:szCs w:val="72"/>
        </w:rPr>
      </w:pPr>
      <w:bookmarkStart w:id="0" w:name="_Hlk498335031"/>
      <w:r w:rsidRPr="0092032C">
        <w:rPr>
          <w:b/>
          <w:bCs/>
          <w:noProof/>
          <w:sz w:val="72"/>
          <w:szCs w:val="72"/>
        </w:rPr>
        <mc:AlternateContent>
          <mc:Choice Requires="wps">
            <w:drawing>
              <wp:anchor distT="0" distB="0" distL="114300" distR="114300" simplePos="0" relativeHeight="251659264" behindDoc="0" locked="0" layoutInCell="1" allowOverlap="1" wp14:anchorId="60F2DA3B" wp14:editId="5FAAF089">
                <wp:simplePos x="0" y="0"/>
                <wp:positionH relativeFrom="column">
                  <wp:posOffset>-207645</wp:posOffset>
                </wp:positionH>
                <wp:positionV relativeFrom="paragraph">
                  <wp:posOffset>-385445</wp:posOffset>
                </wp:positionV>
                <wp:extent cx="6210300" cy="86995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6210300" cy="869950"/>
                        </a:xfrm>
                        <a:prstGeom prst="rect">
                          <a:avLst/>
                        </a:prstGeom>
                        <a:solidFill>
                          <a:schemeClr val="lt1"/>
                        </a:solidFill>
                        <a:ln w="6350">
                          <a:noFill/>
                        </a:ln>
                      </wps:spPr>
                      <wps:txbx>
                        <w:txbxContent>
                          <w:p w14:paraId="29FE587F" w14:textId="77777777" w:rsidR="00130D46" w:rsidRDefault="00130D46" w:rsidP="00130D46">
                            <w:r>
                              <w:rPr>
                                <w:noProof/>
                              </w:rPr>
                              <w:drawing>
                                <wp:inline distT="0" distB="0" distL="0" distR="0" wp14:anchorId="1D95C885" wp14:editId="163A5BA1">
                                  <wp:extent cx="2222500" cy="647700"/>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222500" cy="647700"/>
                                          </a:xfrm>
                                          <a:prstGeom prst="rect">
                                            <a:avLst/>
                                          </a:prstGeom>
                                        </pic:spPr>
                                      </pic:pic>
                                    </a:graphicData>
                                  </a:graphic>
                                </wp:inline>
                              </w:drawing>
                            </w:r>
                            <w:r w:rsidRPr="00B72BD1">
                              <w:t xml:space="preserve"> </w:t>
                            </w:r>
                            <w:r>
                              <w:rPr>
                                <w:noProof/>
                              </w:rPr>
                              <w:t xml:space="preserve">                                                                            </w:t>
                            </w:r>
                            <w:r>
                              <w:rPr>
                                <w:noProof/>
                              </w:rPr>
                              <w:drawing>
                                <wp:inline distT="0" distB="0" distL="0" distR="0" wp14:anchorId="57D9E3A3" wp14:editId="5CFECE3D">
                                  <wp:extent cx="706992" cy="71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314" cy="711524"/>
                                          </a:xfrm>
                                          <a:prstGeom prst="rect">
                                            <a:avLst/>
                                          </a:prstGeom>
                                          <a:noFill/>
                                          <a:ln>
                                            <a:noFill/>
                                          </a:ln>
                                        </pic:spPr>
                                      </pic:pic>
                                    </a:graphicData>
                                  </a:graphic>
                                </wp:inline>
                              </w:drawing>
                            </w:r>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F2DA3B" id="_x0000_t202" coordsize="21600,21600" o:spt="202" path="m,l,21600r21600,l21600,xe">
                <v:stroke joinstyle="miter"/>
                <v:path gradientshapeok="t" o:connecttype="rect"/>
              </v:shapetype>
              <v:shape id="Text Box 31" o:spid="_x0000_s1026" type="#_x0000_t202" style="position:absolute;left:0;text-align:left;margin-left:-16.35pt;margin-top:-30.35pt;width:489pt;height: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" fillcolor="white [3201]" stroked="f" strokeweight=".5pt">
                <v:textbox>
                  <w:txbxContent>
                    <w:p w14:paraId="29FE587F" w14:textId="77777777" w:rsidR="00130D46" w:rsidRDefault="00130D46" w:rsidP="00130D46">
                      <w:r>
                        <w:rPr>
                          <w:noProof/>
                        </w:rPr>
                        <w:drawing>
                          <wp:inline distT="0" distB="0" distL="0" distR="0" wp14:anchorId="1D95C885" wp14:editId="163A5BA1">
                            <wp:extent cx="2222500" cy="647700"/>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222500" cy="647700"/>
                                    </a:xfrm>
                                    <a:prstGeom prst="rect">
                                      <a:avLst/>
                                    </a:prstGeom>
                                  </pic:spPr>
                                </pic:pic>
                              </a:graphicData>
                            </a:graphic>
                          </wp:inline>
                        </w:drawing>
                      </w:r>
                      <w:r w:rsidRPr="00B72BD1">
                        <w:t xml:space="preserve"> </w:t>
                      </w:r>
                      <w:r>
                        <w:rPr>
                          <w:noProof/>
                        </w:rPr>
                        <w:t xml:space="preserve">                                                                            </w:t>
                      </w:r>
                      <w:r>
                        <w:rPr>
                          <w:noProof/>
                        </w:rPr>
                        <w:drawing>
                          <wp:inline distT="0" distB="0" distL="0" distR="0" wp14:anchorId="57D9E3A3" wp14:editId="5CFECE3D">
                            <wp:extent cx="706992" cy="71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314" cy="711524"/>
                                    </a:xfrm>
                                    <a:prstGeom prst="rect">
                                      <a:avLst/>
                                    </a:prstGeom>
                                    <a:noFill/>
                                    <a:ln>
                                      <a:noFill/>
                                    </a:ln>
                                  </pic:spPr>
                                </pic:pic>
                              </a:graphicData>
                            </a:graphic>
                          </wp:inline>
                        </w:drawing>
                      </w:r>
                      <w:r>
                        <w:rPr>
                          <w:noProof/>
                        </w:rPr>
                        <w:t xml:space="preserve"> </w:t>
                      </w:r>
                    </w:p>
                  </w:txbxContent>
                </v:textbox>
              </v:shape>
            </w:pict>
          </mc:Fallback>
        </mc:AlternateContent>
      </w:r>
    </w:p>
    <w:p w14:paraId="0A037441" w14:textId="77777777" w:rsidR="00130D46" w:rsidRPr="0092032C" w:rsidRDefault="00130D46" w:rsidP="00130D46">
      <w:pPr>
        <w:rPr>
          <w:sz w:val="18"/>
          <w:szCs w:val="18"/>
        </w:rPr>
      </w:pPr>
    </w:p>
    <w:p w14:paraId="418F8DAC" w14:textId="77777777" w:rsidR="00130D46" w:rsidRPr="0092032C" w:rsidRDefault="00130D46" w:rsidP="00130D46">
      <w:pPr>
        <w:pStyle w:val="Title"/>
        <w:jc w:val="center"/>
        <w:rPr>
          <w:bCs/>
          <w:sz w:val="56"/>
        </w:rPr>
      </w:pPr>
    </w:p>
    <w:p w14:paraId="3B3AD1D5" w14:textId="77777777" w:rsidR="00130D46" w:rsidRPr="0092032C" w:rsidRDefault="00130D46" w:rsidP="00130D46">
      <w:pPr>
        <w:pStyle w:val="Title"/>
        <w:jc w:val="center"/>
        <w:rPr>
          <w:bCs/>
          <w:sz w:val="56"/>
        </w:rPr>
      </w:pPr>
    </w:p>
    <w:p w14:paraId="5A90A3C1" w14:textId="77777777" w:rsidR="00130D46" w:rsidRPr="0092032C" w:rsidRDefault="00130D46" w:rsidP="00130D46">
      <w:pPr>
        <w:pStyle w:val="Title"/>
        <w:jc w:val="center"/>
        <w:rPr>
          <w:bCs/>
          <w:sz w:val="56"/>
        </w:rPr>
      </w:pPr>
    </w:p>
    <w:p w14:paraId="79E718F9" w14:textId="77777777" w:rsidR="00130D46" w:rsidRPr="0092032C" w:rsidRDefault="00130D46" w:rsidP="00130D46">
      <w:pPr>
        <w:pStyle w:val="Title"/>
        <w:jc w:val="center"/>
        <w:rPr>
          <w:rFonts w:asciiTheme="minorHAnsi" w:hAnsiTheme="minorHAnsi" w:cstheme="minorHAnsi"/>
          <w:bCs/>
          <w:color w:val="C00000"/>
          <w:sz w:val="56"/>
        </w:rPr>
      </w:pPr>
      <w:r w:rsidRPr="0092032C">
        <w:rPr>
          <w:rFonts w:asciiTheme="minorHAnsi" w:hAnsiTheme="minorHAnsi" w:cstheme="minorHAnsi"/>
          <w:bCs/>
          <w:color w:val="C00000"/>
          <w:sz w:val="56"/>
          <w:rtl/>
        </w:rPr>
        <w:t xml:space="preserve">برنامه اطفال افغان میخوانند </w:t>
      </w:r>
    </w:p>
    <w:p w14:paraId="31B5FDF2" w14:textId="77777777" w:rsidR="00130D46" w:rsidRPr="0092032C" w:rsidRDefault="00130D46" w:rsidP="00130D46">
      <w:pPr>
        <w:pStyle w:val="Title"/>
        <w:jc w:val="center"/>
      </w:pPr>
    </w:p>
    <w:p w14:paraId="2DDBFF90" w14:textId="77777777" w:rsidR="00130D46" w:rsidRPr="0092032C" w:rsidRDefault="00130D46" w:rsidP="00130D46">
      <w:pPr>
        <w:bidi/>
        <w:jc w:val="center"/>
        <w:rPr>
          <w:rFonts w:asciiTheme="majorHAnsi" w:hAnsiTheme="majorHAnsi" w:cstheme="majorHAnsi"/>
          <w:color w:val="808080" w:themeColor="background1" w:themeShade="80"/>
          <w:sz w:val="36"/>
          <w:szCs w:val="36"/>
        </w:rPr>
      </w:pPr>
      <w:r w:rsidRPr="0092032C">
        <w:rPr>
          <w:rFonts w:asciiTheme="majorHAnsi" w:hAnsiTheme="majorHAnsi" w:cstheme="majorHAnsi"/>
          <w:color w:val="808080" w:themeColor="background1" w:themeShade="80"/>
          <w:sz w:val="36"/>
          <w:szCs w:val="36"/>
          <w:rtl/>
        </w:rPr>
        <w:t xml:space="preserve">سیستم آنلائین مدیریت موجودی  کتب درسی </w:t>
      </w:r>
      <w:r w:rsidRPr="0092032C">
        <w:rPr>
          <w:rFonts w:asciiTheme="majorHAnsi" w:hAnsiTheme="majorHAnsi" w:cstheme="majorHAnsi"/>
          <w:color w:val="808080" w:themeColor="background1" w:themeShade="80"/>
          <w:sz w:val="36"/>
          <w:szCs w:val="36"/>
        </w:rPr>
        <w:t>(OTIMS)</w:t>
      </w:r>
    </w:p>
    <w:p w14:paraId="6BE7F833" w14:textId="77777777" w:rsidR="00130D46" w:rsidRPr="0092032C" w:rsidRDefault="00130D46" w:rsidP="00130D46"/>
    <w:p w14:paraId="3D29A1E8" w14:textId="77777777" w:rsidR="00130D46" w:rsidRPr="0092032C" w:rsidRDefault="00130D46" w:rsidP="00130D46"/>
    <w:p w14:paraId="013511FC" w14:textId="77777777" w:rsidR="00130D46" w:rsidRPr="0092032C" w:rsidRDefault="00130D46" w:rsidP="00130D46"/>
    <w:p w14:paraId="6BFF95B5" w14:textId="77777777" w:rsidR="00130D46" w:rsidRPr="0092032C" w:rsidRDefault="00130D46" w:rsidP="00130D46"/>
    <w:p w14:paraId="471F448E" w14:textId="77777777" w:rsidR="00130D46" w:rsidRPr="0092032C" w:rsidRDefault="00130D46" w:rsidP="00130D46"/>
    <w:p w14:paraId="1595CE16" w14:textId="77777777" w:rsidR="00130D46" w:rsidRPr="0092032C" w:rsidRDefault="00130D46" w:rsidP="00130D46"/>
    <w:p w14:paraId="2F0FD4F2" w14:textId="77777777" w:rsidR="00130D46" w:rsidRPr="0092032C" w:rsidRDefault="00130D46" w:rsidP="00130D46">
      <w:pPr>
        <w:pStyle w:val="Footer"/>
        <w:rPr>
          <w:b/>
          <w:bCs/>
          <w:color w:val="44546A"/>
          <w:sz w:val="28"/>
          <w:szCs w:val="28"/>
        </w:rPr>
      </w:pPr>
    </w:p>
    <w:p w14:paraId="0D690F2D" w14:textId="77777777" w:rsidR="00130D46" w:rsidRPr="0092032C" w:rsidRDefault="00130D46" w:rsidP="00130D46">
      <w:pPr>
        <w:pStyle w:val="Footer"/>
        <w:rPr>
          <w:b/>
          <w:bCs/>
          <w:color w:val="44546A"/>
          <w:sz w:val="28"/>
          <w:szCs w:val="28"/>
        </w:rPr>
      </w:pPr>
    </w:p>
    <w:p w14:paraId="1277DADC" w14:textId="77777777" w:rsidR="00130D46" w:rsidRPr="0092032C" w:rsidRDefault="00130D46" w:rsidP="00130D46">
      <w:pPr>
        <w:pStyle w:val="Footer"/>
        <w:rPr>
          <w:b/>
          <w:bCs/>
          <w:color w:val="44546A"/>
          <w:sz w:val="28"/>
          <w:szCs w:val="28"/>
        </w:rPr>
      </w:pPr>
    </w:p>
    <w:p w14:paraId="1B13F587" w14:textId="77777777" w:rsidR="00130D46" w:rsidRPr="0092032C" w:rsidRDefault="00130D46" w:rsidP="00130D46">
      <w:pPr>
        <w:pStyle w:val="Footer"/>
        <w:rPr>
          <w:b/>
          <w:bCs/>
          <w:color w:val="44546A"/>
          <w:sz w:val="28"/>
          <w:szCs w:val="28"/>
        </w:rPr>
      </w:pPr>
    </w:p>
    <w:p w14:paraId="67BEFA15" w14:textId="77777777" w:rsidR="00130D46" w:rsidRPr="0092032C" w:rsidRDefault="00130D46" w:rsidP="00130D46">
      <w:pPr>
        <w:pStyle w:val="Footer"/>
        <w:rPr>
          <w:b/>
          <w:bCs/>
          <w:color w:val="44546A"/>
          <w:sz w:val="28"/>
          <w:szCs w:val="28"/>
        </w:rPr>
      </w:pPr>
    </w:p>
    <w:p w14:paraId="248CE0C1" w14:textId="77777777" w:rsidR="00130D46" w:rsidRPr="0092032C" w:rsidRDefault="00130D46" w:rsidP="00130D46">
      <w:pPr>
        <w:pStyle w:val="Footer"/>
        <w:rPr>
          <w:b/>
          <w:bCs/>
          <w:color w:val="44546A"/>
          <w:sz w:val="28"/>
          <w:szCs w:val="28"/>
        </w:rPr>
      </w:pPr>
    </w:p>
    <w:p w14:paraId="4B971FE2" w14:textId="77777777" w:rsidR="00130D46" w:rsidRPr="0092032C" w:rsidRDefault="00130D46" w:rsidP="00130D46">
      <w:pPr>
        <w:pStyle w:val="Footer"/>
        <w:rPr>
          <w:b/>
          <w:bCs/>
          <w:color w:val="44546A"/>
          <w:sz w:val="28"/>
          <w:szCs w:val="28"/>
        </w:rPr>
      </w:pPr>
    </w:p>
    <w:p w14:paraId="7FAEFDC9" w14:textId="77777777" w:rsidR="00130D46" w:rsidRPr="0092032C" w:rsidRDefault="00130D46" w:rsidP="00130D46">
      <w:pPr>
        <w:pStyle w:val="Footer"/>
        <w:rPr>
          <w:b/>
          <w:bCs/>
          <w:color w:val="44546A"/>
          <w:sz w:val="28"/>
          <w:szCs w:val="28"/>
        </w:rPr>
      </w:pPr>
    </w:p>
    <w:p w14:paraId="774AFC4E" w14:textId="77777777" w:rsidR="00130D46" w:rsidRPr="0092032C" w:rsidRDefault="00130D46" w:rsidP="00130D46">
      <w:pPr>
        <w:pStyle w:val="Footer"/>
        <w:rPr>
          <w:b/>
          <w:bCs/>
          <w:color w:val="44546A"/>
          <w:sz w:val="28"/>
          <w:szCs w:val="28"/>
        </w:rPr>
      </w:pPr>
    </w:p>
    <w:p w14:paraId="12BE38F2" w14:textId="77777777" w:rsidR="00130D46" w:rsidRPr="0092032C" w:rsidRDefault="00130D46" w:rsidP="00130D46">
      <w:pPr>
        <w:pStyle w:val="Footer"/>
        <w:rPr>
          <w:b/>
          <w:bCs/>
          <w:color w:val="44546A"/>
          <w:sz w:val="28"/>
          <w:szCs w:val="28"/>
        </w:rPr>
      </w:pPr>
    </w:p>
    <w:p w14:paraId="269B5217" w14:textId="77777777" w:rsidR="00130D46" w:rsidRPr="0092032C" w:rsidRDefault="00130D46" w:rsidP="00130D46">
      <w:pPr>
        <w:pStyle w:val="Footer"/>
        <w:rPr>
          <w:b/>
          <w:bCs/>
          <w:color w:val="44546A"/>
          <w:sz w:val="28"/>
          <w:szCs w:val="28"/>
        </w:rPr>
      </w:pPr>
    </w:p>
    <w:p w14:paraId="2FA8FC58" w14:textId="77777777" w:rsidR="00130D46" w:rsidRPr="0092032C" w:rsidRDefault="00130D46" w:rsidP="00130D46">
      <w:pPr>
        <w:pStyle w:val="Footer"/>
        <w:rPr>
          <w:b/>
          <w:bCs/>
          <w:color w:val="44546A"/>
          <w:sz w:val="28"/>
          <w:szCs w:val="28"/>
        </w:rPr>
      </w:pPr>
    </w:p>
    <w:p w14:paraId="00E59A75" w14:textId="77777777" w:rsidR="00130D46" w:rsidRPr="0092032C" w:rsidRDefault="00130D46" w:rsidP="00130D46">
      <w:pPr>
        <w:pStyle w:val="Footer"/>
        <w:rPr>
          <w:b/>
          <w:bCs/>
          <w:color w:val="44546A"/>
          <w:sz w:val="28"/>
          <w:szCs w:val="28"/>
        </w:rPr>
      </w:pPr>
    </w:p>
    <w:p w14:paraId="03632FDB" w14:textId="77777777" w:rsidR="00130D46" w:rsidRPr="0092032C" w:rsidRDefault="00130D46" w:rsidP="00130D46">
      <w:pPr>
        <w:pStyle w:val="Footer"/>
        <w:rPr>
          <w:b/>
          <w:bCs/>
          <w:color w:val="44546A"/>
          <w:sz w:val="28"/>
          <w:szCs w:val="28"/>
        </w:rPr>
      </w:pPr>
    </w:p>
    <w:p w14:paraId="0F2FA4A0" w14:textId="77777777" w:rsidR="00130D46" w:rsidRPr="0092032C" w:rsidRDefault="00130D46" w:rsidP="00130D46">
      <w:pPr>
        <w:pStyle w:val="Footer"/>
        <w:rPr>
          <w:b/>
          <w:bCs/>
          <w:color w:val="44546A"/>
          <w:sz w:val="28"/>
          <w:szCs w:val="28"/>
        </w:rPr>
      </w:pPr>
    </w:p>
    <w:p w14:paraId="31CB58B6" w14:textId="77777777" w:rsidR="00130D46" w:rsidRPr="0092032C" w:rsidRDefault="00130D46" w:rsidP="00130D46">
      <w:pPr>
        <w:pStyle w:val="Footer"/>
        <w:rPr>
          <w:b/>
          <w:bCs/>
          <w:color w:val="44546A"/>
          <w:sz w:val="28"/>
          <w:szCs w:val="28"/>
        </w:rPr>
      </w:pPr>
    </w:p>
    <w:p w14:paraId="61171CBB" w14:textId="77777777" w:rsidR="00130D46" w:rsidRPr="0092032C" w:rsidRDefault="00130D46" w:rsidP="00130D46">
      <w:pPr>
        <w:pStyle w:val="Footer"/>
        <w:rPr>
          <w:b/>
          <w:bCs/>
          <w:color w:val="44546A"/>
          <w:sz w:val="28"/>
          <w:szCs w:val="28"/>
        </w:rPr>
      </w:pPr>
    </w:p>
    <w:p w14:paraId="4EB62373" w14:textId="77777777" w:rsidR="00130D46" w:rsidRPr="0092032C" w:rsidRDefault="00130D46" w:rsidP="00130D46">
      <w:pPr>
        <w:pStyle w:val="Footer"/>
        <w:rPr>
          <w:b/>
          <w:bCs/>
          <w:color w:val="44546A"/>
          <w:sz w:val="28"/>
          <w:szCs w:val="28"/>
        </w:rPr>
      </w:pPr>
    </w:p>
    <w:p w14:paraId="3C7AD3BC" w14:textId="77777777" w:rsidR="00130D46" w:rsidRPr="0092032C" w:rsidRDefault="00130D46" w:rsidP="00130D46">
      <w:pPr>
        <w:pStyle w:val="Footer"/>
        <w:rPr>
          <w:b/>
          <w:bCs/>
          <w:color w:val="44546A"/>
          <w:sz w:val="28"/>
          <w:szCs w:val="28"/>
        </w:rPr>
      </w:pPr>
    </w:p>
    <w:p w14:paraId="4F19AEC9" w14:textId="52E77E25" w:rsidR="00130D46" w:rsidRPr="0092032C" w:rsidRDefault="00130D46" w:rsidP="00130D46">
      <w:pPr>
        <w:pStyle w:val="Footer"/>
        <w:bidi/>
        <w:rPr>
          <w:rFonts w:asciiTheme="minorHAnsi" w:hAnsiTheme="minorHAnsi" w:cstheme="minorHAnsi"/>
          <w:b/>
          <w:bCs/>
          <w:color w:val="C00000"/>
          <w:sz w:val="28"/>
          <w:szCs w:val="28"/>
          <w:lang w:val="en-GB"/>
        </w:rPr>
      </w:pPr>
      <w:r w:rsidRPr="0092032C">
        <w:rPr>
          <w:rFonts w:asciiTheme="minorHAnsi" w:hAnsiTheme="minorHAnsi" w:cstheme="minorHAnsi"/>
          <w:b/>
          <w:bCs/>
          <w:color w:val="C00000"/>
          <w:sz w:val="28"/>
          <w:szCs w:val="28"/>
          <w:rtl/>
          <w:lang w:val="en-GB"/>
        </w:rPr>
        <w:lastRenderedPageBreak/>
        <w:t>رفع مسؤلیت:</w:t>
      </w:r>
    </w:p>
    <w:p w14:paraId="2753268B" w14:textId="77777777" w:rsidR="00130D46" w:rsidRPr="0092032C" w:rsidRDefault="00130D46" w:rsidP="00130D46">
      <w:pPr>
        <w:pStyle w:val="Footer"/>
        <w:rPr>
          <w:sz w:val="24"/>
          <w:szCs w:val="24"/>
          <w:lang w:val="en-GB"/>
        </w:rPr>
      </w:pPr>
    </w:p>
    <w:p w14:paraId="3BFA6DF3" w14:textId="77777777" w:rsidR="00130D46" w:rsidRPr="0092032C" w:rsidRDefault="00130D46" w:rsidP="00130D46">
      <w:pPr>
        <w:pStyle w:val="Footer"/>
        <w:bidi/>
        <w:rPr>
          <w:rFonts w:cs="Times New Roman"/>
          <w:i/>
          <w:iCs/>
          <w:color w:val="595959" w:themeColor="text1" w:themeTint="A6"/>
          <w:sz w:val="28"/>
          <w:szCs w:val="28"/>
          <w:rtl/>
          <w:lang w:val="en-GB"/>
        </w:rPr>
      </w:pPr>
      <w:r w:rsidRPr="0092032C">
        <w:rPr>
          <w:rFonts w:cs="Times New Roman" w:hint="cs"/>
          <w:i/>
          <w:iCs/>
          <w:color w:val="595959" w:themeColor="text1" w:themeTint="A6"/>
          <w:sz w:val="28"/>
          <w:szCs w:val="28"/>
          <w:rtl/>
          <w:lang w:val="en-GB"/>
        </w:rPr>
        <w:t>این گزارش به حمایت مردم امریکا از طریق اداره انکشاف بین الملی ایالات متحده امریکا تهیه گردیده است. مسؤلیت محتوای این گزارش به عهده برنامه اطفال افغان میخوانند بوده و الزاماً بازتاب دهنده دیدگاه اداره انکشاف بین الملی ایالات متحده و حکومت ایالات متحده امریکا نمی باشد.</w:t>
      </w:r>
    </w:p>
    <w:p w14:paraId="1158D9BF" w14:textId="77777777" w:rsidR="00130D46" w:rsidRPr="0092032C" w:rsidRDefault="00130D46" w:rsidP="00130D46">
      <w:pPr>
        <w:pStyle w:val="Footer"/>
        <w:bidi/>
        <w:rPr>
          <w:rFonts w:cs="Times New Roman"/>
          <w:i/>
          <w:iCs/>
          <w:sz w:val="28"/>
          <w:szCs w:val="28"/>
        </w:rPr>
      </w:pPr>
    </w:p>
    <w:p w14:paraId="18A63F65" w14:textId="77777777" w:rsidR="00130D46" w:rsidRPr="0092032C" w:rsidRDefault="00130D46" w:rsidP="00130D46">
      <w:pPr>
        <w:tabs>
          <w:tab w:val="center" w:pos="5233"/>
        </w:tabs>
      </w:pPr>
      <w:r w:rsidRPr="0092032C">
        <w:tab/>
      </w:r>
      <w:r w:rsidRPr="0092032C">
        <w:br w:type="page"/>
      </w:r>
    </w:p>
    <w:p w14:paraId="215E8416" w14:textId="5DA62899" w:rsidR="00C161C4" w:rsidRPr="0092032C" w:rsidRDefault="00C161C4" w:rsidP="00C161C4">
      <w:pPr>
        <w:pStyle w:val="Footer"/>
        <w:bidi/>
        <w:rPr>
          <w:rFonts w:asciiTheme="minorHAnsi" w:hAnsiTheme="minorHAnsi" w:cstheme="minorHAnsi"/>
          <w:b/>
          <w:bCs/>
          <w:color w:val="C00000"/>
          <w:sz w:val="28"/>
          <w:szCs w:val="28"/>
          <w:lang w:val="en-GB"/>
        </w:rPr>
      </w:pPr>
      <w:r w:rsidRPr="0092032C">
        <w:rPr>
          <w:rFonts w:asciiTheme="minorHAnsi" w:hAnsiTheme="minorHAnsi" w:cstheme="minorHAnsi"/>
          <w:b/>
          <w:bCs/>
          <w:color w:val="C00000"/>
          <w:sz w:val="28"/>
          <w:szCs w:val="28"/>
          <w:rtl/>
          <w:lang w:val="en-GB" w:bidi="fa-IR"/>
        </w:rPr>
        <w:lastRenderedPageBreak/>
        <w:t>فهرست محتوا</w:t>
      </w:r>
    </w:p>
    <w:p w14:paraId="2CF8E410" w14:textId="77777777" w:rsidR="00130D46" w:rsidRPr="0092032C" w:rsidRDefault="00130D46" w:rsidP="00572082">
      <w:pPr>
        <w:pStyle w:val="TOC1"/>
      </w:pPr>
    </w:p>
    <w:p w14:paraId="6D0A6D19" w14:textId="748786A1" w:rsidR="00DB7A4D" w:rsidRDefault="00130D46" w:rsidP="00DB7A4D">
      <w:pPr>
        <w:pStyle w:val="TOC1"/>
        <w:tabs>
          <w:tab w:val="left" w:pos="9319"/>
        </w:tabs>
        <w:rPr>
          <w:rFonts w:asciiTheme="minorHAnsi" w:eastAsiaTheme="minorEastAsia" w:hAnsiTheme="minorHAnsi"/>
          <w:noProof/>
          <w:color w:val="auto"/>
        </w:rPr>
      </w:pPr>
      <w:r w:rsidRPr="0092032C">
        <w:rPr>
          <w:b/>
          <w:color w:val="595959" w:themeColor="text1" w:themeTint="A6"/>
          <w:spacing w:val="10"/>
          <w:sz w:val="24"/>
          <w:szCs w:val="24"/>
        </w:rPr>
        <w:fldChar w:fldCharType="begin"/>
      </w:r>
      <w:r w:rsidRPr="0092032C">
        <w:rPr>
          <w:b/>
          <w:color w:val="595959" w:themeColor="text1" w:themeTint="A6"/>
          <w:spacing w:val="10"/>
          <w:sz w:val="24"/>
          <w:szCs w:val="24"/>
        </w:rPr>
        <w:instrText xml:space="preserve"> TOC \o "1-1" \h \z \u </w:instrText>
      </w:r>
      <w:r w:rsidRPr="0092032C">
        <w:rPr>
          <w:b/>
          <w:color w:val="595959" w:themeColor="text1" w:themeTint="A6"/>
          <w:spacing w:val="10"/>
          <w:sz w:val="24"/>
          <w:szCs w:val="24"/>
        </w:rPr>
        <w:fldChar w:fldCharType="separate"/>
      </w:r>
      <w:hyperlink w:anchor="_Toc48205288" w:history="1">
        <w:r w:rsidR="00DB7A4D" w:rsidRPr="006D4FCF">
          <w:rPr>
            <w:rStyle w:val="Hyperlink"/>
            <w:rFonts w:cstheme="minorHAnsi"/>
            <w:b/>
            <w:bCs/>
            <w:noProof/>
            <w:rtl/>
          </w:rPr>
          <w:t>1</w:t>
        </w:r>
        <w:r w:rsidR="00DB7A4D">
          <w:rPr>
            <w:rFonts w:asciiTheme="minorHAnsi" w:eastAsiaTheme="minorEastAsia" w:hAnsiTheme="minorHAnsi"/>
            <w:noProof/>
            <w:color w:val="auto"/>
          </w:rPr>
          <w:tab/>
        </w:r>
        <w:r w:rsidR="00DB7A4D" w:rsidRPr="006D4FCF">
          <w:rPr>
            <w:rStyle w:val="Hyperlink"/>
            <w:rFonts w:cstheme="minorHAnsi"/>
            <w:bCs/>
            <w:noProof/>
            <w:rtl/>
          </w:rPr>
          <w:t>معرف</w:t>
        </w:r>
        <w:r w:rsidR="00DB7A4D" w:rsidRPr="006D4FCF">
          <w:rPr>
            <w:rStyle w:val="Hyperlink"/>
            <w:rFonts w:cstheme="minorHAnsi" w:hint="cs"/>
            <w:bCs/>
            <w:noProof/>
            <w:rtl/>
          </w:rPr>
          <w:t>ی</w:t>
        </w:r>
        <w:r w:rsidR="00DB7A4D">
          <w:rPr>
            <w:noProof/>
            <w:webHidden/>
          </w:rPr>
          <w:tab/>
        </w:r>
        <w:r w:rsidR="00DB7A4D">
          <w:rPr>
            <w:noProof/>
            <w:webHidden/>
          </w:rPr>
          <w:fldChar w:fldCharType="begin"/>
        </w:r>
        <w:r w:rsidR="00DB7A4D">
          <w:rPr>
            <w:noProof/>
            <w:webHidden/>
          </w:rPr>
          <w:instrText xml:space="preserve"> PAGEREF _Toc48205288 \h </w:instrText>
        </w:r>
        <w:r w:rsidR="00DB7A4D">
          <w:rPr>
            <w:noProof/>
            <w:webHidden/>
          </w:rPr>
        </w:r>
        <w:r w:rsidR="00DB7A4D">
          <w:rPr>
            <w:noProof/>
            <w:webHidden/>
          </w:rPr>
          <w:fldChar w:fldCharType="separate"/>
        </w:r>
        <w:r w:rsidR="00DB7A4D">
          <w:rPr>
            <w:noProof/>
            <w:webHidden/>
          </w:rPr>
          <w:t>1</w:t>
        </w:r>
        <w:r w:rsidR="00DB7A4D">
          <w:rPr>
            <w:noProof/>
            <w:webHidden/>
          </w:rPr>
          <w:fldChar w:fldCharType="end"/>
        </w:r>
      </w:hyperlink>
    </w:p>
    <w:p w14:paraId="440854EA" w14:textId="2164115B" w:rsidR="00DB7A4D" w:rsidRDefault="00DB7A4D" w:rsidP="00DB7A4D">
      <w:pPr>
        <w:pStyle w:val="TOC1"/>
        <w:tabs>
          <w:tab w:val="left" w:pos="2146"/>
        </w:tabs>
        <w:rPr>
          <w:rFonts w:asciiTheme="minorHAnsi" w:eastAsiaTheme="minorEastAsia" w:hAnsiTheme="minorHAnsi"/>
          <w:noProof/>
          <w:color w:val="auto"/>
        </w:rPr>
      </w:pPr>
      <w:hyperlink w:anchor="_Toc48205290" w:history="1">
        <w:r w:rsidRPr="006D4FCF">
          <w:rPr>
            <w:rStyle w:val="Hyperlink"/>
            <w:rFonts w:cstheme="minorHAnsi"/>
            <w:noProof/>
            <w:rtl/>
            <w:lang w:bidi="fa-IR"/>
          </w:rPr>
          <w:t>3</w:t>
        </w:r>
        <w:r>
          <w:rPr>
            <w:rFonts w:asciiTheme="minorHAnsi" w:eastAsiaTheme="minorEastAsia" w:hAnsiTheme="minorHAnsi"/>
            <w:noProof/>
            <w:color w:val="auto"/>
          </w:rPr>
          <w:tab/>
        </w:r>
        <w:r w:rsidRPr="006D4FCF">
          <w:rPr>
            <w:rStyle w:val="Hyperlink"/>
            <w:rFonts w:cstheme="minorHAnsi"/>
            <w:bCs/>
            <w:noProof/>
            <w:rtl/>
            <w:lang w:bidi="fa-IR"/>
          </w:rPr>
          <w:t>آشنا شدن با دش بورد</w:t>
        </w:r>
        <w:r>
          <w:rPr>
            <w:noProof/>
            <w:webHidden/>
          </w:rPr>
          <w:tab/>
        </w:r>
        <w:r>
          <w:rPr>
            <w:noProof/>
            <w:webHidden/>
          </w:rPr>
          <w:fldChar w:fldCharType="begin"/>
        </w:r>
        <w:r>
          <w:rPr>
            <w:noProof/>
            <w:webHidden/>
          </w:rPr>
          <w:instrText xml:space="preserve"> PAGEREF _Toc48205290 \h </w:instrText>
        </w:r>
        <w:r>
          <w:rPr>
            <w:noProof/>
            <w:webHidden/>
          </w:rPr>
        </w:r>
        <w:r>
          <w:rPr>
            <w:noProof/>
            <w:webHidden/>
          </w:rPr>
          <w:fldChar w:fldCharType="separate"/>
        </w:r>
        <w:r>
          <w:rPr>
            <w:noProof/>
            <w:webHidden/>
          </w:rPr>
          <w:t>2</w:t>
        </w:r>
        <w:r>
          <w:rPr>
            <w:noProof/>
            <w:webHidden/>
          </w:rPr>
          <w:fldChar w:fldCharType="end"/>
        </w:r>
      </w:hyperlink>
    </w:p>
    <w:p w14:paraId="0EAE602A" w14:textId="1DC7F6EB" w:rsidR="00DB7A4D" w:rsidRDefault="00DB7A4D" w:rsidP="00DB7A4D">
      <w:pPr>
        <w:pStyle w:val="TOC1"/>
        <w:tabs>
          <w:tab w:val="left" w:pos="1760"/>
        </w:tabs>
        <w:rPr>
          <w:rFonts w:asciiTheme="minorHAnsi" w:eastAsiaTheme="minorEastAsia" w:hAnsiTheme="minorHAnsi"/>
          <w:noProof/>
          <w:color w:val="auto"/>
        </w:rPr>
      </w:pPr>
      <w:hyperlink w:anchor="_Toc48205291" w:history="1">
        <w:r w:rsidRPr="006D4FCF">
          <w:rPr>
            <w:rStyle w:val="Hyperlink"/>
            <w:rFonts w:cstheme="minorHAnsi"/>
            <w:b/>
            <w:bCs/>
            <w:noProof/>
          </w:rPr>
          <w:t>4</w:t>
        </w:r>
        <w:r>
          <w:rPr>
            <w:rFonts w:asciiTheme="minorHAnsi" w:eastAsiaTheme="minorEastAsia" w:hAnsiTheme="minorHAnsi"/>
            <w:noProof/>
            <w:color w:val="auto"/>
          </w:rPr>
          <w:tab/>
        </w:r>
        <w:r w:rsidRPr="006D4FCF">
          <w:rPr>
            <w:rStyle w:val="Hyperlink"/>
            <w:rFonts w:cstheme="minorHAnsi"/>
            <w:bCs/>
            <w:noProof/>
            <w:rtl/>
          </w:rPr>
          <w:t>ارسال بسته ها</w:t>
        </w:r>
        <w:r>
          <w:rPr>
            <w:noProof/>
            <w:webHidden/>
          </w:rPr>
          <w:tab/>
        </w:r>
        <w:r>
          <w:rPr>
            <w:noProof/>
            <w:webHidden/>
          </w:rPr>
          <w:fldChar w:fldCharType="begin"/>
        </w:r>
        <w:r>
          <w:rPr>
            <w:noProof/>
            <w:webHidden/>
          </w:rPr>
          <w:instrText xml:space="preserve"> PAGEREF _Toc48205291 \h </w:instrText>
        </w:r>
        <w:r>
          <w:rPr>
            <w:noProof/>
            <w:webHidden/>
          </w:rPr>
        </w:r>
        <w:r>
          <w:rPr>
            <w:noProof/>
            <w:webHidden/>
          </w:rPr>
          <w:fldChar w:fldCharType="separate"/>
        </w:r>
        <w:r>
          <w:rPr>
            <w:noProof/>
            <w:webHidden/>
          </w:rPr>
          <w:t>3</w:t>
        </w:r>
        <w:r>
          <w:rPr>
            <w:noProof/>
            <w:webHidden/>
          </w:rPr>
          <w:fldChar w:fldCharType="end"/>
        </w:r>
      </w:hyperlink>
    </w:p>
    <w:p w14:paraId="52ABE5DA" w14:textId="3E4484C9" w:rsidR="00DB7A4D" w:rsidRDefault="00DB7A4D" w:rsidP="00DB7A4D">
      <w:pPr>
        <w:pStyle w:val="TOC1"/>
        <w:tabs>
          <w:tab w:val="left" w:pos="2303"/>
        </w:tabs>
        <w:rPr>
          <w:rFonts w:asciiTheme="minorHAnsi" w:eastAsiaTheme="minorEastAsia" w:hAnsiTheme="minorHAnsi"/>
          <w:noProof/>
          <w:color w:val="auto"/>
        </w:rPr>
      </w:pPr>
      <w:hyperlink w:anchor="_Toc48205292" w:history="1">
        <w:r w:rsidRPr="006D4FCF">
          <w:rPr>
            <w:rStyle w:val="Hyperlink"/>
            <w:rFonts w:cstheme="minorHAnsi"/>
            <w:b/>
            <w:bCs/>
            <w:noProof/>
          </w:rPr>
          <w:t>5</w:t>
        </w:r>
        <w:r>
          <w:rPr>
            <w:rFonts w:asciiTheme="minorHAnsi" w:eastAsiaTheme="minorEastAsia" w:hAnsiTheme="minorHAnsi"/>
            <w:noProof/>
            <w:color w:val="auto"/>
          </w:rPr>
          <w:tab/>
        </w:r>
        <w:r w:rsidRPr="006D4FCF">
          <w:rPr>
            <w:rStyle w:val="Hyperlink"/>
            <w:rFonts w:cstheme="minorHAnsi"/>
            <w:bCs/>
            <w:noProof/>
            <w:rtl/>
          </w:rPr>
          <w:t>مشاهده جزئ</w:t>
        </w:r>
        <w:r w:rsidRPr="006D4FCF">
          <w:rPr>
            <w:rStyle w:val="Hyperlink"/>
            <w:rFonts w:cstheme="minorHAnsi" w:hint="cs"/>
            <w:bCs/>
            <w:noProof/>
            <w:rtl/>
          </w:rPr>
          <w:t>ی</w:t>
        </w:r>
        <w:r w:rsidRPr="006D4FCF">
          <w:rPr>
            <w:rStyle w:val="Hyperlink"/>
            <w:rFonts w:cstheme="minorHAnsi" w:hint="eastAsia"/>
            <w:bCs/>
            <w:noProof/>
            <w:rtl/>
          </w:rPr>
          <w:t>ات</w:t>
        </w:r>
        <w:r w:rsidRPr="006D4FCF">
          <w:rPr>
            <w:rStyle w:val="Hyperlink"/>
            <w:rFonts w:cstheme="minorHAnsi"/>
            <w:bCs/>
            <w:noProof/>
            <w:rtl/>
          </w:rPr>
          <w:t xml:space="preserve"> </w:t>
        </w:r>
        <w:r w:rsidRPr="006D4FCF">
          <w:rPr>
            <w:rStyle w:val="Hyperlink"/>
            <w:rFonts w:cstheme="minorHAnsi"/>
            <w:bCs/>
            <w:noProof/>
            <w:rtl/>
            <w:lang w:bidi="fa-IR"/>
          </w:rPr>
          <w:t>بسته</w:t>
        </w:r>
        <w:r>
          <w:rPr>
            <w:noProof/>
            <w:webHidden/>
          </w:rPr>
          <w:tab/>
        </w:r>
        <w:r>
          <w:rPr>
            <w:noProof/>
            <w:webHidden/>
          </w:rPr>
          <w:fldChar w:fldCharType="begin"/>
        </w:r>
        <w:r>
          <w:rPr>
            <w:noProof/>
            <w:webHidden/>
          </w:rPr>
          <w:instrText xml:space="preserve"> PAGEREF _Toc48205292 \h </w:instrText>
        </w:r>
        <w:r>
          <w:rPr>
            <w:noProof/>
            <w:webHidden/>
          </w:rPr>
        </w:r>
        <w:r>
          <w:rPr>
            <w:noProof/>
            <w:webHidden/>
          </w:rPr>
          <w:fldChar w:fldCharType="separate"/>
        </w:r>
        <w:r>
          <w:rPr>
            <w:noProof/>
            <w:webHidden/>
          </w:rPr>
          <w:t>5</w:t>
        </w:r>
        <w:r>
          <w:rPr>
            <w:noProof/>
            <w:webHidden/>
          </w:rPr>
          <w:fldChar w:fldCharType="end"/>
        </w:r>
      </w:hyperlink>
    </w:p>
    <w:p w14:paraId="279DB7AF" w14:textId="18EAE04F" w:rsidR="00DB7A4D" w:rsidRDefault="00DB7A4D" w:rsidP="00DB7A4D">
      <w:pPr>
        <w:pStyle w:val="TOC1"/>
        <w:tabs>
          <w:tab w:val="left" w:pos="1843"/>
        </w:tabs>
        <w:rPr>
          <w:rFonts w:asciiTheme="minorHAnsi" w:eastAsiaTheme="minorEastAsia" w:hAnsiTheme="minorHAnsi"/>
          <w:noProof/>
          <w:color w:val="auto"/>
        </w:rPr>
      </w:pPr>
      <w:hyperlink w:anchor="_Toc48205293" w:history="1">
        <w:r w:rsidRPr="006D4FCF">
          <w:rPr>
            <w:rStyle w:val="Hyperlink"/>
            <w:rFonts w:cstheme="minorHAnsi"/>
            <w:b/>
            <w:bCs/>
            <w:noProof/>
          </w:rPr>
          <w:t>6</w:t>
        </w:r>
        <w:r>
          <w:rPr>
            <w:rFonts w:asciiTheme="minorHAnsi" w:eastAsiaTheme="minorEastAsia" w:hAnsiTheme="minorHAnsi"/>
            <w:noProof/>
            <w:color w:val="auto"/>
          </w:rPr>
          <w:tab/>
        </w:r>
        <w:r w:rsidRPr="006D4FCF">
          <w:rPr>
            <w:rStyle w:val="Hyperlink"/>
            <w:rFonts w:cstheme="minorHAnsi"/>
            <w:bCs/>
            <w:noProof/>
            <w:rtl/>
            <w:lang w:bidi="fa-IR"/>
          </w:rPr>
          <w:t>در</w:t>
        </w:r>
        <w:r w:rsidRPr="006D4FCF">
          <w:rPr>
            <w:rStyle w:val="Hyperlink"/>
            <w:rFonts w:cstheme="minorHAnsi" w:hint="cs"/>
            <w:bCs/>
            <w:noProof/>
            <w:rtl/>
            <w:lang w:bidi="fa-IR"/>
          </w:rPr>
          <w:t>ی</w:t>
        </w:r>
        <w:r w:rsidRPr="006D4FCF">
          <w:rPr>
            <w:rStyle w:val="Hyperlink"/>
            <w:rFonts w:cstheme="minorHAnsi" w:hint="eastAsia"/>
            <w:bCs/>
            <w:noProof/>
            <w:rtl/>
            <w:lang w:bidi="fa-IR"/>
          </w:rPr>
          <w:t>افت</w:t>
        </w:r>
        <w:r w:rsidRPr="006D4FCF">
          <w:rPr>
            <w:rStyle w:val="Hyperlink"/>
            <w:rFonts w:cstheme="minorHAnsi"/>
            <w:bCs/>
            <w:noProof/>
            <w:rtl/>
            <w:lang w:bidi="fa-IR"/>
          </w:rPr>
          <w:t xml:space="preserve"> بسته ها</w:t>
        </w:r>
        <w:r>
          <w:rPr>
            <w:noProof/>
            <w:webHidden/>
          </w:rPr>
          <w:tab/>
        </w:r>
        <w:r>
          <w:rPr>
            <w:noProof/>
            <w:webHidden/>
          </w:rPr>
          <w:fldChar w:fldCharType="begin"/>
        </w:r>
        <w:r>
          <w:rPr>
            <w:noProof/>
            <w:webHidden/>
          </w:rPr>
          <w:instrText xml:space="preserve"> PAGEREF _Toc48205293 \h </w:instrText>
        </w:r>
        <w:r>
          <w:rPr>
            <w:noProof/>
            <w:webHidden/>
          </w:rPr>
        </w:r>
        <w:r>
          <w:rPr>
            <w:noProof/>
            <w:webHidden/>
          </w:rPr>
          <w:fldChar w:fldCharType="separate"/>
        </w:r>
        <w:r>
          <w:rPr>
            <w:noProof/>
            <w:webHidden/>
          </w:rPr>
          <w:t>5</w:t>
        </w:r>
        <w:r>
          <w:rPr>
            <w:noProof/>
            <w:webHidden/>
          </w:rPr>
          <w:fldChar w:fldCharType="end"/>
        </w:r>
      </w:hyperlink>
    </w:p>
    <w:p w14:paraId="689C8618" w14:textId="0A283F33" w:rsidR="00DB7A4D" w:rsidRDefault="00DB7A4D" w:rsidP="00DB7A4D">
      <w:pPr>
        <w:pStyle w:val="TOC1"/>
        <w:tabs>
          <w:tab w:val="left" w:pos="2567"/>
        </w:tabs>
        <w:rPr>
          <w:rFonts w:asciiTheme="minorHAnsi" w:eastAsiaTheme="minorEastAsia" w:hAnsiTheme="minorHAnsi"/>
          <w:noProof/>
          <w:color w:val="auto"/>
        </w:rPr>
      </w:pPr>
      <w:hyperlink w:anchor="_Toc48205294" w:history="1">
        <w:r w:rsidRPr="006D4FCF">
          <w:rPr>
            <w:rStyle w:val="Hyperlink"/>
            <w:rFonts w:cstheme="minorHAnsi"/>
            <w:b/>
            <w:bCs/>
            <w:noProof/>
          </w:rPr>
          <w:t>7</w:t>
        </w:r>
        <w:r>
          <w:rPr>
            <w:rFonts w:asciiTheme="minorHAnsi" w:eastAsiaTheme="minorEastAsia" w:hAnsiTheme="minorHAnsi"/>
            <w:noProof/>
            <w:color w:val="auto"/>
          </w:rPr>
          <w:tab/>
        </w:r>
        <w:r w:rsidRPr="006D4FCF">
          <w:rPr>
            <w:rStyle w:val="Hyperlink"/>
            <w:rFonts w:cstheme="minorHAnsi"/>
            <w:bCs/>
            <w:noProof/>
            <w:rtl/>
          </w:rPr>
          <w:t>توز</w:t>
        </w:r>
        <w:r w:rsidRPr="006D4FCF">
          <w:rPr>
            <w:rStyle w:val="Hyperlink"/>
            <w:rFonts w:cstheme="minorHAnsi" w:hint="cs"/>
            <w:bCs/>
            <w:noProof/>
            <w:rtl/>
          </w:rPr>
          <w:t>ی</w:t>
        </w:r>
        <w:r w:rsidRPr="006D4FCF">
          <w:rPr>
            <w:rStyle w:val="Hyperlink"/>
            <w:rFonts w:cstheme="minorHAnsi" w:hint="eastAsia"/>
            <w:bCs/>
            <w:noProof/>
            <w:rtl/>
          </w:rPr>
          <w:t>ع</w:t>
        </w:r>
        <w:r w:rsidRPr="006D4FCF">
          <w:rPr>
            <w:rStyle w:val="Hyperlink"/>
            <w:rFonts w:cstheme="minorHAnsi"/>
            <w:bCs/>
            <w:noProof/>
            <w:rtl/>
          </w:rPr>
          <w:t xml:space="preserve"> کتابها برا</w:t>
        </w:r>
        <w:r w:rsidRPr="006D4FCF">
          <w:rPr>
            <w:rStyle w:val="Hyperlink"/>
            <w:rFonts w:cstheme="minorHAnsi" w:hint="cs"/>
            <w:bCs/>
            <w:noProof/>
            <w:rtl/>
          </w:rPr>
          <w:t>ی</w:t>
        </w:r>
        <w:r w:rsidRPr="006D4FCF">
          <w:rPr>
            <w:rStyle w:val="Hyperlink"/>
            <w:rFonts w:cstheme="minorHAnsi"/>
            <w:bCs/>
            <w:noProof/>
            <w:rtl/>
          </w:rPr>
          <w:t xml:space="preserve"> شاگردان</w:t>
        </w:r>
        <w:r>
          <w:rPr>
            <w:noProof/>
            <w:webHidden/>
          </w:rPr>
          <w:tab/>
        </w:r>
        <w:r>
          <w:rPr>
            <w:noProof/>
            <w:webHidden/>
          </w:rPr>
          <w:fldChar w:fldCharType="begin"/>
        </w:r>
        <w:r>
          <w:rPr>
            <w:noProof/>
            <w:webHidden/>
          </w:rPr>
          <w:instrText xml:space="preserve"> PAGEREF _Toc48205294 \h </w:instrText>
        </w:r>
        <w:r>
          <w:rPr>
            <w:noProof/>
            <w:webHidden/>
          </w:rPr>
        </w:r>
        <w:r>
          <w:rPr>
            <w:noProof/>
            <w:webHidden/>
          </w:rPr>
          <w:fldChar w:fldCharType="separate"/>
        </w:r>
        <w:r>
          <w:rPr>
            <w:noProof/>
            <w:webHidden/>
          </w:rPr>
          <w:t>7</w:t>
        </w:r>
        <w:r>
          <w:rPr>
            <w:noProof/>
            <w:webHidden/>
          </w:rPr>
          <w:fldChar w:fldCharType="end"/>
        </w:r>
      </w:hyperlink>
    </w:p>
    <w:p w14:paraId="57D13889" w14:textId="572157AA" w:rsidR="00DB7A4D" w:rsidRDefault="00DB7A4D" w:rsidP="00DB7A4D">
      <w:pPr>
        <w:pStyle w:val="TOC1"/>
        <w:tabs>
          <w:tab w:val="left" w:pos="2793"/>
        </w:tabs>
        <w:rPr>
          <w:rFonts w:asciiTheme="minorHAnsi" w:eastAsiaTheme="minorEastAsia" w:hAnsiTheme="minorHAnsi"/>
          <w:noProof/>
          <w:color w:val="auto"/>
        </w:rPr>
      </w:pPr>
      <w:hyperlink w:anchor="_Toc48205295" w:history="1">
        <w:r w:rsidRPr="006D4FCF">
          <w:rPr>
            <w:rStyle w:val="Hyperlink"/>
            <w:rFonts w:cstheme="minorHAnsi"/>
            <w:b/>
            <w:bCs/>
            <w:noProof/>
            <w:rtl/>
          </w:rPr>
          <w:t>8</w:t>
        </w:r>
        <w:r>
          <w:rPr>
            <w:rFonts w:asciiTheme="minorHAnsi" w:eastAsiaTheme="minorEastAsia" w:hAnsiTheme="minorHAnsi"/>
            <w:noProof/>
            <w:color w:val="auto"/>
          </w:rPr>
          <w:tab/>
        </w:r>
        <w:r w:rsidRPr="006D4FCF">
          <w:rPr>
            <w:rStyle w:val="Hyperlink"/>
            <w:rFonts w:cstheme="minorHAnsi"/>
            <w:bCs/>
            <w:noProof/>
            <w:rtl/>
          </w:rPr>
          <w:t>فرستادن درخواست ها</w:t>
        </w:r>
        <w:r w:rsidRPr="006D4FCF">
          <w:rPr>
            <w:rStyle w:val="Hyperlink"/>
            <w:rFonts w:cstheme="minorHAnsi" w:hint="cs"/>
            <w:bCs/>
            <w:noProof/>
            <w:rtl/>
          </w:rPr>
          <w:t>ی</w:t>
        </w:r>
        <w:r w:rsidRPr="006D4FCF">
          <w:rPr>
            <w:rStyle w:val="Hyperlink"/>
            <w:rFonts w:cstheme="minorHAnsi"/>
            <w:bCs/>
            <w:noProof/>
            <w:rtl/>
          </w:rPr>
          <w:t xml:space="preserve"> کتاب</w:t>
        </w:r>
        <w:r>
          <w:rPr>
            <w:noProof/>
            <w:webHidden/>
          </w:rPr>
          <w:tab/>
        </w:r>
        <w:r>
          <w:rPr>
            <w:noProof/>
            <w:webHidden/>
          </w:rPr>
          <w:fldChar w:fldCharType="begin"/>
        </w:r>
        <w:r>
          <w:rPr>
            <w:noProof/>
            <w:webHidden/>
          </w:rPr>
          <w:instrText xml:space="preserve"> PAGEREF _Toc48205295 \h </w:instrText>
        </w:r>
        <w:r>
          <w:rPr>
            <w:noProof/>
            <w:webHidden/>
          </w:rPr>
        </w:r>
        <w:r>
          <w:rPr>
            <w:noProof/>
            <w:webHidden/>
          </w:rPr>
          <w:fldChar w:fldCharType="separate"/>
        </w:r>
        <w:r>
          <w:rPr>
            <w:noProof/>
            <w:webHidden/>
          </w:rPr>
          <w:t>8</w:t>
        </w:r>
        <w:r>
          <w:rPr>
            <w:noProof/>
            <w:webHidden/>
          </w:rPr>
          <w:fldChar w:fldCharType="end"/>
        </w:r>
      </w:hyperlink>
    </w:p>
    <w:p w14:paraId="1072B63D" w14:textId="543BD5DF" w:rsidR="00DB7A4D" w:rsidRDefault="00DB7A4D" w:rsidP="00DB7A4D">
      <w:pPr>
        <w:pStyle w:val="TOC1"/>
        <w:tabs>
          <w:tab w:val="left" w:pos="4183"/>
        </w:tabs>
        <w:rPr>
          <w:rFonts w:asciiTheme="minorHAnsi" w:eastAsiaTheme="minorEastAsia" w:hAnsiTheme="minorHAnsi"/>
          <w:noProof/>
          <w:color w:val="auto"/>
        </w:rPr>
      </w:pPr>
      <w:hyperlink w:anchor="_Toc48205296" w:history="1">
        <w:r w:rsidRPr="006D4FCF">
          <w:rPr>
            <w:rStyle w:val="Hyperlink"/>
            <w:rFonts w:cstheme="minorHAnsi"/>
            <w:bCs/>
            <w:noProof/>
            <w:rtl/>
          </w:rPr>
          <w:t>9</w:t>
        </w:r>
        <w:r>
          <w:rPr>
            <w:rFonts w:asciiTheme="minorHAnsi" w:eastAsiaTheme="minorEastAsia" w:hAnsiTheme="minorHAnsi"/>
            <w:noProof/>
            <w:color w:val="auto"/>
          </w:rPr>
          <w:tab/>
        </w:r>
        <w:r w:rsidRPr="006D4FCF">
          <w:rPr>
            <w:rStyle w:val="Hyperlink"/>
            <w:rFonts w:cstheme="minorHAnsi"/>
            <w:bCs/>
            <w:noProof/>
            <w:rtl/>
          </w:rPr>
          <w:t>منظور</w:t>
        </w:r>
        <w:r w:rsidRPr="006D4FCF">
          <w:rPr>
            <w:rStyle w:val="Hyperlink"/>
            <w:rFonts w:cstheme="minorHAnsi" w:hint="cs"/>
            <w:bCs/>
            <w:noProof/>
            <w:rtl/>
          </w:rPr>
          <w:t>ی</w:t>
        </w:r>
        <w:r w:rsidRPr="006D4FCF">
          <w:rPr>
            <w:rStyle w:val="Hyperlink"/>
            <w:rFonts w:cstheme="minorHAnsi" w:hint="eastAsia"/>
            <w:bCs/>
            <w:noProof/>
            <w:rtl/>
          </w:rPr>
          <w:t>،</w:t>
        </w:r>
        <w:r w:rsidRPr="006D4FCF">
          <w:rPr>
            <w:rStyle w:val="Hyperlink"/>
            <w:rFonts w:cstheme="minorHAnsi"/>
            <w:bCs/>
            <w:noProof/>
            <w:rtl/>
          </w:rPr>
          <w:t xml:space="preserve"> توح</w:t>
        </w:r>
        <w:r w:rsidRPr="006D4FCF">
          <w:rPr>
            <w:rStyle w:val="Hyperlink"/>
            <w:rFonts w:cstheme="minorHAnsi" w:hint="cs"/>
            <w:bCs/>
            <w:noProof/>
            <w:rtl/>
          </w:rPr>
          <w:t>ی</w:t>
        </w:r>
        <w:r w:rsidRPr="006D4FCF">
          <w:rPr>
            <w:rStyle w:val="Hyperlink"/>
            <w:rFonts w:cstheme="minorHAnsi" w:hint="eastAsia"/>
            <w:bCs/>
            <w:noProof/>
            <w:rtl/>
          </w:rPr>
          <w:t>د</w:t>
        </w:r>
        <w:r w:rsidRPr="006D4FCF">
          <w:rPr>
            <w:rStyle w:val="Hyperlink"/>
            <w:rFonts w:cstheme="minorHAnsi"/>
            <w:bCs/>
            <w:noProof/>
            <w:rtl/>
          </w:rPr>
          <w:t xml:space="preserve"> و فرستادن درخواست ها</w:t>
        </w:r>
        <w:r w:rsidRPr="006D4FCF">
          <w:rPr>
            <w:rStyle w:val="Hyperlink"/>
            <w:rFonts w:cstheme="minorHAnsi" w:hint="cs"/>
            <w:bCs/>
            <w:noProof/>
            <w:rtl/>
          </w:rPr>
          <w:t>ی</w:t>
        </w:r>
        <w:r w:rsidRPr="006D4FCF">
          <w:rPr>
            <w:rStyle w:val="Hyperlink"/>
            <w:rFonts w:cstheme="minorHAnsi"/>
            <w:bCs/>
            <w:noProof/>
            <w:rtl/>
          </w:rPr>
          <w:t xml:space="preserve"> کتاب</w:t>
        </w:r>
        <w:r>
          <w:rPr>
            <w:noProof/>
            <w:webHidden/>
          </w:rPr>
          <w:tab/>
        </w:r>
        <w:r>
          <w:rPr>
            <w:noProof/>
            <w:webHidden/>
          </w:rPr>
          <w:fldChar w:fldCharType="begin"/>
        </w:r>
        <w:r>
          <w:rPr>
            <w:noProof/>
            <w:webHidden/>
          </w:rPr>
          <w:instrText xml:space="preserve"> PAGEREF _Toc48205296 \h </w:instrText>
        </w:r>
        <w:r>
          <w:rPr>
            <w:noProof/>
            <w:webHidden/>
          </w:rPr>
        </w:r>
        <w:r>
          <w:rPr>
            <w:noProof/>
            <w:webHidden/>
          </w:rPr>
          <w:fldChar w:fldCharType="separate"/>
        </w:r>
        <w:r>
          <w:rPr>
            <w:noProof/>
            <w:webHidden/>
          </w:rPr>
          <w:t>9</w:t>
        </w:r>
        <w:r>
          <w:rPr>
            <w:noProof/>
            <w:webHidden/>
          </w:rPr>
          <w:fldChar w:fldCharType="end"/>
        </w:r>
      </w:hyperlink>
    </w:p>
    <w:p w14:paraId="1BC60D2A" w14:textId="00DBDDAB" w:rsidR="00DB7A4D" w:rsidRDefault="00DB7A4D" w:rsidP="00DB7A4D">
      <w:pPr>
        <w:pStyle w:val="TOC1"/>
        <w:tabs>
          <w:tab w:val="left" w:pos="3186"/>
        </w:tabs>
        <w:rPr>
          <w:rFonts w:asciiTheme="minorHAnsi" w:eastAsiaTheme="minorEastAsia" w:hAnsiTheme="minorHAnsi"/>
          <w:noProof/>
          <w:color w:val="auto"/>
        </w:rPr>
      </w:pPr>
      <w:hyperlink w:anchor="_Toc48205297" w:history="1">
        <w:r w:rsidRPr="006D4FCF">
          <w:rPr>
            <w:rStyle w:val="Hyperlink"/>
            <w:rFonts w:cstheme="minorHAnsi"/>
            <w:b/>
            <w:bCs/>
            <w:noProof/>
            <w:rtl/>
          </w:rPr>
          <w:t>10</w:t>
        </w:r>
        <w:r>
          <w:rPr>
            <w:rFonts w:asciiTheme="minorHAnsi" w:eastAsiaTheme="minorEastAsia" w:hAnsiTheme="minorHAnsi"/>
            <w:noProof/>
            <w:color w:val="auto"/>
          </w:rPr>
          <w:tab/>
        </w:r>
        <w:r w:rsidRPr="006D4FCF">
          <w:rPr>
            <w:rStyle w:val="Hyperlink"/>
            <w:rFonts w:cstheme="minorHAnsi"/>
            <w:bCs/>
            <w:noProof/>
            <w:rtl/>
          </w:rPr>
          <w:t>مد</w:t>
        </w:r>
        <w:r w:rsidRPr="006D4FCF">
          <w:rPr>
            <w:rStyle w:val="Hyperlink"/>
            <w:rFonts w:cstheme="minorHAnsi" w:hint="cs"/>
            <w:bCs/>
            <w:noProof/>
            <w:rtl/>
          </w:rPr>
          <w:t>ی</w:t>
        </w:r>
        <w:r w:rsidRPr="006D4FCF">
          <w:rPr>
            <w:rStyle w:val="Hyperlink"/>
            <w:rFonts w:cstheme="minorHAnsi" w:hint="eastAsia"/>
            <w:bCs/>
            <w:noProof/>
            <w:rtl/>
          </w:rPr>
          <w:t>ر</w:t>
        </w:r>
        <w:r w:rsidRPr="006D4FCF">
          <w:rPr>
            <w:rStyle w:val="Hyperlink"/>
            <w:rFonts w:cstheme="minorHAnsi"/>
            <w:bCs/>
            <w:noProof/>
            <w:rtl/>
          </w:rPr>
          <w:t xml:space="preserve"> (ادم</w:t>
        </w:r>
        <w:r w:rsidRPr="006D4FCF">
          <w:rPr>
            <w:rStyle w:val="Hyperlink"/>
            <w:rFonts w:cstheme="minorHAnsi" w:hint="cs"/>
            <w:bCs/>
            <w:noProof/>
            <w:rtl/>
          </w:rPr>
          <w:t>ی</w:t>
        </w:r>
        <w:r w:rsidRPr="006D4FCF">
          <w:rPr>
            <w:rStyle w:val="Hyperlink"/>
            <w:rFonts w:cstheme="minorHAnsi" w:hint="eastAsia"/>
            <w:bCs/>
            <w:noProof/>
            <w:rtl/>
          </w:rPr>
          <w:t>ن</w:t>
        </w:r>
        <w:r w:rsidRPr="006D4FCF">
          <w:rPr>
            <w:rStyle w:val="Hyperlink"/>
            <w:rFonts w:cstheme="minorHAnsi"/>
            <w:bCs/>
            <w:noProof/>
            <w:rtl/>
          </w:rPr>
          <w:t>)</w:t>
        </w:r>
        <w:r w:rsidRPr="006D4FCF">
          <w:rPr>
            <w:rStyle w:val="Hyperlink"/>
            <w:rFonts w:cstheme="minorHAnsi"/>
            <w:b/>
            <w:bCs/>
            <w:noProof/>
            <w:rtl/>
          </w:rPr>
          <w:t>:</w:t>
        </w:r>
        <w:r w:rsidRPr="006D4FCF">
          <w:rPr>
            <w:rStyle w:val="Hyperlink"/>
            <w:rFonts w:cstheme="minorHAnsi"/>
            <w:bCs/>
            <w:noProof/>
            <w:rtl/>
          </w:rPr>
          <w:t xml:space="preserve"> مرور نمودن گزارش ها</w:t>
        </w:r>
        <w:r>
          <w:rPr>
            <w:noProof/>
            <w:webHidden/>
          </w:rPr>
          <w:tab/>
        </w:r>
        <w:r>
          <w:rPr>
            <w:noProof/>
            <w:webHidden/>
          </w:rPr>
          <w:fldChar w:fldCharType="begin"/>
        </w:r>
        <w:r>
          <w:rPr>
            <w:noProof/>
            <w:webHidden/>
          </w:rPr>
          <w:instrText xml:space="preserve"> PAGEREF _Toc48205297 \h </w:instrText>
        </w:r>
        <w:r>
          <w:rPr>
            <w:noProof/>
            <w:webHidden/>
          </w:rPr>
        </w:r>
        <w:r>
          <w:rPr>
            <w:noProof/>
            <w:webHidden/>
          </w:rPr>
          <w:fldChar w:fldCharType="separate"/>
        </w:r>
        <w:r>
          <w:rPr>
            <w:noProof/>
            <w:webHidden/>
          </w:rPr>
          <w:t>11</w:t>
        </w:r>
        <w:r>
          <w:rPr>
            <w:noProof/>
            <w:webHidden/>
          </w:rPr>
          <w:fldChar w:fldCharType="end"/>
        </w:r>
      </w:hyperlink>
    </w:p>
    <w:p w14:paraId="17F3D748" w14:textId="57B3043D" w:rsidR="00DB7A4D" w:rsidRDefault="00DB7A4D" w:rsidP="00DB7A4D">
      <w:pPr>
        <w:pStyle w:val="TOC1"/>
        <w:tabs>
          <w:tab w:val="left" w:pos="4475"/>
        </w:tabs>
        <w:rPr>
          <w:rFonts w:asciiTheme="minorHAnsi" w:eastAsiaTheme="minorEastAsia" w:hAnsiTheme="minorHAnsi"/>
          <w:noProof/>
          <w:color w:val="auto"/>
        </w:rPr>
      </w:pPr>
      <w:hyperlink w:anchor="_Toc48205298" w:history="1">
        <w:r w:rsidRPr="006D4FCF">
          <w:rPr>
            <w:rStyle w:val="Hyperlink"/>
            <w:rFonts w:cstheme="minorHAnsi"/>
            <w:b/>
            <w:bCs/>
            <w:noProof/>
          </w:rPr>
          <w:t>11</w:t>
        </w:r>
        <w:r>
          <w:rPr>
            <w:rStyle w:val="Hyperlink"/>
            <w:rFonts w:cstheme="minorHAnsi"/>
            <w:b/>
            <w:bCs/>
            <w:noProof/>
          </w:rPr>
          <w:t xml:space="preserve">  </w:t>
        </w:r>
        <w:r>
          <w:rPr>
            <w:rFonts w:asciiTheme="minorHAnsi" w:eastAsiaTheme="minorEastAsia" w:hAnsiTheme="minorHAnsi"/>
            <w:noProof/>
            <w:color w:val="auto"/>
          </w:rPr>
          <w:tab/>
          <w:t xml:space="preserve"> </w:t>
        </w:r>
        <w:r w:rsidRPr="006D4FCF">
          <w:rPr>
            <w:rStyle w:val="Hyperlink"/>
            <w:rFonts w:cstheme="minorHAnsi"/>
            <w:bCs/>
            <w:noProof/>
            <w:rtl/>
          </w:rPr>
          <w:t>مد</w:t>
        </w:r>
        <w:r w:rsidRPr="006D4FCF">
          <w:rPr>
            <w:rStyle w:val="Hyperlink"/>
            <w:rFonts w:cstheme="minorHAnsi" w:hint="cs"/>
            <w:bCs/>
            <w:noProof/>
            <w:rtl/>
          </w:rPr>
          <w:t>ی</w:t>
        </w:r>
        <w:r w:rsidRPr="006D4FCF">
          <w:rPr>
            <w:rStyle w:val="Hyperlink"/>
            <w:rFonts w:cstheme="minorHAnsi" w:hint="eastAsia"/>
            <w:bCs/>
            <w:noProof/>
            <w:rtl/>
          </w:rPr>
          <w:t>ر</w:t>
        </w:r>
        <w:r w:rsidRPr="006D4FCF">
          <w:rPr>
            <w:rStyle w:val="Hyperlink"/>
            <w:rFonts w:cstheme="minorHAnsi"/>
            <w:bCs/>
            <w:noProof/>
            <w:rtl/>
          </w:rPr>
          <w:t xml:space="preserve"> (ادم</w:t>
        </w:r>
        <w:r w:rsidRPr="006D4FCF">
          <w:rPr>
            <w:rStyle w:val="Hyperlink"/>
            <w:rFonts w:cstheme="minorHAnsi" w:hint="cs"/>
            <w:bCs/>
            <w:noProof/>
            <w:rtl/>
          </w:rPr>
          <w:t>ی</w:t>
        </w:r>
        <w:r w:rsidRPr="006D4FCF">
          <w:rPr>
            <w:rStyle w:val="Hyperlink"/>
            <w:rFonts w:cstheme="minorHAnsi" w:hint="eastAsia"/>
            <w:bCs/>
            <w:noProof/>
            <w:rtl/>
          </w:rPr>
          <w:t>ن</w:t>
        </w:r>
        <w:r w:rsidRPr="006D4FCF">
          <w:rPr>
            <w:rStyle w:val="Hyperlink"/>
            <w:rFonts w:cstheme="minorHAnsi"/>
            <w:bCs/>
            <w:noProof/>
            <w:rtl/>
          </w:rPr>
          <w:t>)</w:t>
        </w:r>
        <w:r w:rsidRPr="006D4FCF">
          <w:rPr>
            <w:rStyle w:val="Hyperlink"/>
            <w:rFonts w:cstheme="minorHAnsi"/>
            <w:b/>
            <w:bCs/>
            <w:noProof/>
            <w:rtl/>
          </w:rPr>
          <w:t>:</w:t>
        </w:r>
        <w:r w:rsidRPr="006D4FCF">
          <w:rPr>
            <w:rStyle w:val="Hyperlink"/>
            <w:rFonts w:cstheme="minorHAnsi"/>
            <w:bCs/>
            <w:noProof/>
            <w:rtl/>
          </w:rPr>
          <w:t xml:space="preserve"> مد</w:t>
        </w:r>
        <w:r w:rsidRPr="006D4FCF">
          <w:rPr>
            <w:rStyle w:val="Hyperlink"/>
            <w:rFonts w:cstheme="minorHAnsi" w:hint="cs"/>
            <w:bCs/>
            <w:noProof/>
            <w:rtl/>
          </w:rPr>
          <w:t>ی</w:t>
        </w:r>
        <w:r w:rsidRPr="006D4FCF">
          <w:rPr>
            <w:rStyle w:val="Hyperlink"/>
            <w:rFonts w:cstheme="minorHAnsi" w:hint="eastAsia"/>
            <w:bCs/>
            <w:noProof/>
            <w:rtl/>
          </w:rPr>
          <w:t>ر</w:t>
        </w:r>
        <w:r w:rsidRPr="006D4FCF">
          <w:rPr>
            <w:rStyle w:val="Hyperlink"/>
            <w:rFonts w:cstheme="minorHAnsi" w:hint="cs"/>
            <w:bCs/>
            <w:noProof/>
            <w:rtl/>
          </w:rPr>
          <w:t>ی</w:t>
        </w:r>
        <w:r w:rsidRPr="006D4FCF">
          <w:rPr>
            <w:rStyle w:val="Hyperlink"/>
            <w:rFonts w:cstheme="minorHAnsi" w:hint="eastAsia"/>
            <w:bCs/>
            <w:noProof/>
            <w:rtl/>
          </w:rPr>
          <w:t>ت</w:t>
        </w:r>
        <w:r w:rsidRPr="006D4FCF">
          <w:rPr>
            <w:rStyle w:val="Hyperlink"/>
            <w:rFonts w:cstheme="minorHAnsi"/>
            <w:bCs/>
            <w:noProof/>
            <w:rtl/>
          </w:rPr>
          <w:t xml:space="preserve"> کاربران، </w:t>
        </w:r>
        <w:r w:rsidRPr="006D4FCF">
          <w:rPr>
            <w:rStyle w:val="Hyperlink"/>
            <w:rFonts w:cstheme="minorHAnsi"/>
            <w:b/>
            <w:bCs/>
            <w:noProof/>
            <w:rtl/>
          </w:rPr>
          <w:t>بخش ها</w:t>
        </w:r>
        <w:r w:rsidRPr="006D4FCF">
          <w:rPr>
            <w:rStyle w:val="Hyperlink"/>
            <w:rFonts w:cstheme="minorHAnsi"/>
            <w:bCs/>
            <w:noProof/>
            <w:rtl/>
          </w:rPr>
          <w:t xml:space="preserve"> </w:t>
        </w:r>
        <w:r>
          <w:rPr>
            <w:rStyle w:val="Hyperlink"/>
            <w:rFonts w:cstheme="minorHAnsi"/>
            <w:bCs/>
            <w:noProof/>
          </w:rPr>
          <w:t xml:space="preserve"> </w:t>
        </w:r>
        <w:r w:rsidRPr="006D4FCF">
          <w:rPr>
            <w:rStyle w:val="Hyperlink"/>
            <w:rFonts w:cstheme="minorHAnsi"/>
            <w:bCs/>
            <w:noProof/>
            <w:rtl/>
          </w:rPr>
          <w:t>و بسته ها</w:t>
        </w:r>
        <w:r>
          <w:rPr>
            <w:noProof/>
            <w:webHidden/>
          </w:rPr>
          <w:tab/>
        </w:r>
        <w:r>
          <w:rPr>
            <w:noProof/>
            <w:webHidden/>
          </w:rPr>
          <w:fldChar w:fldCharType="begin"/>
        </w:r>
        <w:r>
          <w:rPr>
            <w:noProof/>
            <w:webHidden/>
          </w:rPr>
          <w:instrText xml:space="preserve"> PAGEREF _Toc48205298 \h </w:instrText>
        </w:r>
        <w:r>
          <w:rPr>
            <w:noProof/>
            <w:webHidden/>
          </w:rPr>
        </w:r>
        <w:r>
          <w:rPr>
            <w:noProof/>
            <w:webHidden/>
          </w:rPr>
          <w:fldChar w:fldCharType="separate"/>
        </w:r>
        <w:r>
          <w:rPr>
            <w:noProof/>
            <w:webHidden/>
          </w:rPr>
          <w:t>11</w:t>
        </w:r>
        <w:r>
          <w:rPr>
            <w:noProof/>
            <w:webHidden/>
          </w:rPr>
          <w:fldChar w:fldCharType="end"/>
        </w:r>
      </w:hyperlink>
    </w:p>
    <w:p w14:paraId="0096A287" w14:textId="4D45ECA7" w:rsidR="00DB7A4D" w:rsidRDefault="00DB7A4D" w:rsidP="00DB7A4D">
      <w:pPr>
        <w:pStyle w:val="TOC1"/>
        <w:tabs>
          <w:tab w:val="left" w:pos="1760"/>
        </w:tabs>
        <w:rPr>
          <w:rFonts w:asciiTheme="minorHAnsi" w:eastAsiaTheme="minorEastAsia" w:hAnsiTheme="minorHAnsi"/>
          <w:noProof/>
          <w:color w:val="auto"/>
        </w:rPr>
      </w:pPr>
      <w:hyperlink w:anchor="_Toc48205299" w:history="1">
        <w:r w:rsidRPr="006D4FCF">
          <w:rPr>
            <w:rStyle w:val="Hyperlink"/>
            <w:rFonts w:cstheme="minorHAnsi"/>
            <w:b/>
            <w:bCs/>
            <w:noProof/>
          </w:rPr>
          <w:t>12</w:t>
        </w:r>
        <w:r>
          <w:rPr>
            <w:rFonts w:asciiTheme="minorHAnsi" w:eastAsiaTheme="minorEastAsia" w:hAnsiTheme="minorHAnsi"/>
            <w:noProof/>
            <w:color w:val="auto"/>
          </w:rPr>
          <w:tab/>
        </w:r>
        <w:r w:rsidRPr="006D4FCF">
          <w:rPr>
            <w:rStyle w:val="Hyperlink"/>
            <w:rFonts w:cstheme="minorHAnsi"/>
            <w:bCs/>
            <w:noProof/>
            <w:rtl/>
            <w:lang w:bidi="ps-AF"/>
          </w:rPr>
          <w:t>کمک تخنيک</w:t>
        </w:r>
        <w:r>
          <w:rPr>
            <w:rStyle w:val="Hyperlink"/>
            <w:rFonts w:cstheme="minorHAnsi"/>
            <w:bCs/>
            <w:noProof/>
            <w:lang w:bidi="ps-AF"/>
          </w:rPr>
          <w:t xml:space="preserve"> </w:t>
        </w:r>
        <w:r w:rsidRPr="006D4FCF">
          <w:rPr>
            <w:rStyle w:val="Hyperlink"/>
            <w:rFonts w:cstheme="minorHAnsi" w:hint="cs"/>
            <w:bCs/>
            <w:noProof/>
            <w:rtl/>
            <w:lang w:bidi="ps-AF"/>
          </w:rPr>
          <w:t>ی</w:t>
        </w:r>
        <w:r>
          <w:rPr>
            <w:rStyle w:val="Hyperlink"/>
            <w:rFonts w:cstheme="minorHAnsi"/>
            <w:bCs/>
            <w:noProof/>
            <w:lang w:bidi="ps-AF"/>
          </w:rPr>
          <w:t xml:space="preserve"> </w:t>
        </w:r>
        <w:r>
          <w:rPr>
            <w:noProof/>
            <w:webHidden/>
          </w:rPr>
          <w:tab/>
        </w:r>
        <w:r>
          <w:rPr>
            <w:noProof/>
            <w:webHidden/>
          </w:rPr>
          <w:fldChar w:fldCharType="begin"/>
        </w:r>
        <w:r>
          <w:rPr>
            <w:noProof/>
            <w:webHidden/>
          </w:rPr>
          <w:instrText xml:space="preserve"> PAGEREF _Toc48205299 \h </w:instrText>
        </w:r>
        <w:r>
          <w:rPr>
            <w:noProof/>
            <w:webHidden/>
          </w:rPr>
        </w:r>
        <w:r>
          <w:rPr>
            <w:noProof/>
            <w:webHidden/>
          </w:rPr>
          <w:fldChar w:fldCharType="separate"/>
        </w:r>
        <w:r>
          <w:rPr>
            <w:noProof/>
            <w:webHidden/>
          </w:rPr>
          <w:t>11</w:t>
        </w:r>
        <w:r>
          <w:rPr>
            <w:noProof/>
            <w:webHidden/>
          </w:rPr>
          <w:fldChar w:fldCharType="end"/>
        </w:r>
      </w:hyperlink>
    </w:p>
    <w:p w14:paraId="60B77A7A" w14:textId="2DE5BF74" w:rsidR="00657B7B" w:rsidRPr="0092032C" w:rsidRDefault="00130D46" w:rsidP="00130D46">
      <w:pPr>
        <w:rPr>
          <w:b/>
          <w:bCs/>
          <w:color w:val="595959" w:themeColor="text1" w:themeTint="A6"/>
          <w:spacing w:val="10"/>
          <w:sz w:val="24"/>
          <w:szCs w:val="24"/>
        </w:rPr>
        <w:sectPr w:rsidR="00657B7B" w:rsidRPr="0092032C" w:rsidSect="00CD4246">
          <w:footerReference w:type="default" r:id="rId9"/>
          <w:type w:val="continuous"/>
          <w:pgSz w:w="11907" w:h="16839" w:code="9"/>
          <w:pgMar w:top="1417" w:right="1417" w:bottom="1417" w:left="1417" w:header="708" w:footer="708" w:gutter="0"/>
          <w:pgNumType w:fmt="lowerRoman"/>
          <w:cols w:space="708"/>
          <w:docGrid w:linePitch="360"/>
        </w:sectPr>
      </w:pPr>
      <w:r w:rsidRPr="0092032C">
        <w:rPr>
          <w:b/>
          <w:color w:val="595959" w:themeColor="text1" w:themeTint="A6"/>
          <w:spacing w:val="10"/>
          <w:sz w:val="24"/>
          <w:szCs w:val="24"/>
        </w:rPr>
        <w:fldChar w:fldCharType="end"/>
      </w:r>
      <w:r w:rsidRPr="0092032C">
        <w:rPr>
          <w:b/>
          <w:bCs/>
          <w:color w:val="595959" w:themeColor="text1" w:themeTint="A6"/>
          <w:spacing w:val="10"/>
          <w:sz w:val="24"/>
          <w:szCs w:val="24"/>
        </w:rPr>
        <w:br w:type="page"/>
      </w:r>
    </w:p>
    <w:p w14:paraId="06DD8D56" w14:textId="77777777" w:rsidR="00130D46" w:rsidRPr="0092032C" w:rsidRDefault="00130D46" w:rsidP="00130D46">
      <w:pPr>
        <w:pStyle w:val="ListParagraph"/>
        <w:keepNext/>
        <w:keepLines/>
        <w:numPr>
          <w:ilvl w:val="0"/>
          <w:numId w:val="1"/>
        </w:numPr>
        <w:tabs>
          <w:tab w:val="left" w:pos="2484"/>
        </w:tabs>
        <w:bidi/>
        <w:spacing w:before="240" w:after="0"/>
        <w:ind w:left="360"/>
        <w:contextualSpacing w:val="0"/>
        <w:outlineLvl w:val="0"/>
        <w:rPr>
          <w:rFonts w:eastAsiaTheme="majorEastAsia" w:cs="Times New Roman"/>
          <w:b/>
          <w:caps/>
          <w:vanish/>
          <w:color w:val="C00000"/>
          <w:sz w:val="28"/>
          <w:szCs w:val="32"/>
          <w:rtl/>
        </w:rPr>
      </w:pPr>
      <w:bookmarkStart w:id="1" w:name="_Toc4679431"/>
      <w:bookmarkStart w:id="2" w:name="_Toc13568265"/>
      <w:bookmarkStart w:id="3" w:name="_Toc33011573"/>
      <w:bookmarkStart w:id="4" w:name="_Toc33011584"/>
      <w:bookmarkStart w:id="5" w:name="_Toc33012276"/>
      <w:bookmarkStart w:id="6" w:name="_Toc48205287"/>
      <w:bookmarkEnd w:id="1"/>
      <w:bookmarkEnd w:id="2"/>
      <w:bookmarkEnd w:id="3"/>
      <w:bookmarkEnd w:id="4"/>
      <w:bookmarkEnd w:id="5"/>
      <w:bookmarkEnd w:id="6"/>
    </w:p>
    <w:p w14:paraId="7C83C3E0" w14:textId="77777777" w:rsidR="00130D46" w:rsidRPr="0092032C" w:rsidRDefault="00130D46" w:rsidP="00130D46">
      <w:pPr>
        <w:pStyle w:val="Heading1"/>
        <w:numPr>
          <w:ilvl w:val="0"/>
          <w:numId w:val="6"/>
        </w:numPr>
        <w:tabs>
          <w:tab w:val="left" w:pos="2484"/>
        </w:tabs>
        <w:bidi/>
        <w:rPr>
          <w:rFonts w:asciiTheme="minorHAnsi" w:hAnsiTheme="minorHAnsi" w:cstheme="minorHAnsi"/>
          <w:b/>
          <w:bCs/>
          <w:color w:val="C00000"/>
          <w:szCs w:val="28"/>
          <w:rtl/>
        </w:rPr>
      </w:pPr>
      <w:bookmarkStart w:id="7" w:name="_Toc48205288"/>
      <w:r w:rsidRPr="0092032C">
        <w:rPr>
          <w:rFonts w:asciiTheme="minorHAnsi" w:hAnsiTheme="minorHAnsi" w:cstheme="minorHAnsi"/>
          <w:bCs/>
          <w:color w:val="C00000"/>
          <w:szCs w:val="28"/>
          <w:rtl/>
        </w:rPr>
        <w:t>معرفی</w:t>
      </w:r>
      <w:bookmarkEnd w:id="7"/>
      <w:r w:rsidRPr="0092032C">
        <w:rPr>
          <w:rFonts w:asciiTheme="minorHAnsi" w:hAnsiTheme="minorHAnsi" w:cstheme="minorHAnsi"/>
          <w:bCs/>
          <w:color w:val="C00000"/>
          <w:szCs w:val="28"/>
          <w:rtl/>
        </w:rPr>
        <w:t xml:space="preserve"> </w:t>
      </w:r>
    </w:p>
    <w:p w14:paraId="65FE6BF2" w14:textId="7777777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 xml:space="preserve">سیستم آنلائین مدیریت موجودی  کتب درسی </w:t>
      </w:r>
      <w:r w:rsidRPr="0092032C">
        <w:rPr>
          <w:rFonts w:asciiTheme="minorHAnsi" w:hAnsiTheme="minorHAnsi" w:cstheme="minorHAnsi"/>
          <w:color w:val="595959" w:themeColor="text1" w:themeTint="A6"/>
        </w:rPr>
        <w:t>(OTIMS)</w:t>
      </w:r>
      <w:r w:rsidRPr="0092032C">
        <w:rPr>
          <w:rFonts w:asciiTheme="minorHAnsi" w:hAnsiTheme="minorHAnsi" w:cstheme="minorHAnsi"/>
          <w:color w:val="595959" w:themeColor="text1" w:themeTint="A6"/>
          <w:rtl/>
        </w:rPr>
        <w:t xml:space="preserve"> یک برنامه ویب و مبایل است که جهت دیجیتلی </w:t>
      </w:r>
      <w:r w:rsidRPr="0092032C">
        <w:rPr>
          <w:rFonts w:asciiTheme="minorHAnsi" w:hAnsiTheme="minorHAnsi" w:cstheme="minorHAnsi"/>
          <w:color w:val="595959" w:themeColor="text1" w:themeTint="A6"/>
          <w:rtl/>
          <w:lang w:bidi="fa-IR"/>
        </w:rPr>
        <w:t>ساختن</w:t>
      </w:r>
      <w:r w:rsidRPr="0092032C">
        <w:rPr>
          <w:rFonts w:asciiTheme="minorHAnsi" w:hAnsiTheme="minorHAnsi" w:cstheme="minorHAnsi"/>
          <w:color w:val="595959" w:themeColor="text1" w:themeTint="A6"/>
          <w:rtl/>
        </w:rPr>
        <w:t xml:space="preserve"> سیستم موجود کاغذی روند توزیع کتاب های درسی برای وزات معارف طرح شده است.</w:t>
      </w:r>
    </w:p>
    <w:p w14:paraId="6C80219E" w14:textId="77777777" w:rsidR="00130D46" w:rsidRPr="0092032C" w:rsidRDefault="00130D46" w:rsidP="00130D46">
      <w:pPr>
        <w:bidi/>
        <w:rPr>
          <w:rFonts w:asciiTheme="minorHAnsi" w:hAnsiTheme="minorHAnsi" w:cstheme="minorHAnsi"/>
          <w:color w:val="595959" w:themeColor="text1" w:themeTint="A6"/>
        </w:rPr>
      </w:pPr>
    </w:p>
    <w:p w14:paraId="0A968A29" w14:textId="77777777" w:rsidR="00130D46" w:rsidRPr="0092032C" w:rsidRDefault="00130D46" w:rsidP="00130D46">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t>وزارت معارف یک سیستم دلگیر، توزیع کتب درسی سیستم کاغذی و دستی را بکار میبرد، این این روند مشکلاتی و پیچیده گی ها را در عرصه پیگیری، ارزیابی و حفظ سوابق و توزیع باعث میشد،  دراین سیستم کهنه توزیع کتاب پیگیری کتب توزیع شده ناممکن بود، و زمینه را برای فساد مساعد میساخت، وبه علت اینکه شفافیت و حفظ سوابق و گزارش دهی حفظ سوابق به صورت دستی و توسط افراد و اشخاص در سطوح مختلف مرکزی، ولایت، ولسوالی و مکتب با مشکلاتی مواجه میشد، در نتیجه مؤثریت این سیستم کاهش میافت.</w:t>
      </w:r>
    </w:p>
    <w:p w14:paraId="4C3EFFC4" w14:textId="2FA499EF" w:rsidR="00130D46" w:rsidRPr="0092032C" w:rsidRDefault="00130D46" w:rsidP="00130D46">
      <w:pPr>
        <w:bidi/>
        <w:spacing w:before="240"/>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برحسب تقاضای برنامه اطفال افغان میخوانند که از طرف اداره انکشاف بین الملی ایالات متحده امریکا حمایت میشود، یک ارزیابی فوری از سیستم توزیع معارف انجام شد، مبتنی بریافته های این ارزیابی سیستم آنلائین</w:t>
      </w:r>
      <w:r w:rsidRPr="0092032C">
        <w:rPr>
          <w:rFonts w:asciiTheme="minorHAnsi" w:hAnsiTheme="minorHAnsi" w:cstheme="minorHAnsi"/>
          <w:color w:val="595959" w:themeColor="text1" w:themeTint="A6"/>
        </w:rPr>
        <w:t xml:space="preserve"> </w:t>
      </w:r>
      <w:r w:rsidRPr="0092032C">
        <w:rPr>
          <w:rFonts w:asciiTheme="minorHAnsi" w:hAnsiTheme="minorHAnsi" w:cstheme="minorHAnsi"/>
          <w:color w:val="595959" w:themeColor="text1" w:themeTint="A6"/>
          <w:rtl/>
          <w:lang w:bidi="fa-IR"/>
        </w:rPr>
        <w:t>مدیریت</w:t>
      </w:r>
      <w:r w:rsidRPr="0092032C">
        <w:rPr>
          <w:rFonts w:asciiTheme="minorHAnsi" w:hAnsiTheme="minorHAnsi" w:cstheme="minorHAnsi"/>
          <w:color w:val="595959" w:themeColor="text1" w:themeTint="A6"/>
          <w:rtl/>
        </w:rPr>
        <w:t xml:space="preserve"> موجودی کتب درسی  (</w:t>
      </w:r>
      <w:r w:rsidRPr="0092032C">
        <w:rPr>
          <w:rFonts w:asciiTheme="minorHAnsi" w:hAnsiTheme="minorHAnsi" w:cstheme="minorHAnsi"/>
          <w:color w:val="595959" w:themeColor="text1" w:themeTint="A6"/>
        </w:rPr>
        <w:t>OTIMS</w:t>
      </w:r>
      <w:r w:rsidRPr="0092032C">
        <w:rPr>
          <w:rFonts w:asciiTheme="minorHAnsi" w:hAnsiTheme="minorHAnsi" w:cstheme="minorHAnsi"/>
          <w:color w:val="595959" w:themeColor="text1" w:themeTint="A6"/>
          <w:rtl/>
        </w:rPr>
        <w:t>) به معرفی گرفته شد، این یک سیستم دیجیتلی، مؤثر ، قابل دوام و اقتصادی جهت جاگزینی با سیستم قبلی میباشد</w:t>
      </w:r>
      <w:r w:rsidRPr="0092032C">
        <w:rPr>
          <w:rFonts w:asciiTheme="minorHAnsi" w:hAnsiTheme="minorHAnsi" w:cstheme="minorHAnsi"/>
          <w:color w:val="595959" w:themeColor="text1" w:themeTint="A6"/>
        </w:rPr>
        <w:t>.</w:t>
      </w:r>
      <w:r w:rsidRPr="0092032C">
        <w:rPr>
          <w:rFonts w:asciiTheme="minorHAnsi" w:hAnsiTheme="minorHAnsi" w:cstheme="minorHAnsi"/>
          <w:color w:val="595959" w:themeColor="text1" w:themeTint="A6"/>
          <w:rtl/>
        </w:rPr>
        <w:t xml:space="preserve"> (</w:t>
      </w:r>
      <w:r w:rsidRPr="0092032C">
        <w:rPr>
          <w:rFonts w:asciiTheme="minorHAnsi" w:hAnsiTheme="minorHAnsi" w:cstheme="minorHAnsi"/>
          <w:color w:val="595959" w:themeColor="text1" w:themeTint="A6"/>
        </w:rPr>
        <w:t>OTIMS</w:t>
      </w:r>
      <w:r w:rsidRPr="0092032C">
        <w:rPr>
          <w:rFonts w:asciiTheme="minorHAnsi" w:hAnsiTheme="minorHAnsi" w:cstheme="minorHAnsi"/>
          <w:color w:val="595959" w:themeColor="text1" w:themeTint="A6"/>
          <w:rtl/>
        </w:rPr>
        <w:t>) و (</w:t>
      </w:r>
      <w:r w:rsidRPr="0092032C">
        <w:rPr>
          <w:rFonts w:asciiTheme="minorHAnsi" w:hAnsiTheme="minorHAnsi" w:cstheme="minorHAnsi"/>
          <w:color w:val="595959" w:themeColor="text1" w:themeTint="A6"/>
        </w:rPr>
        <w:t>ICT</w:t>
      </w:r>
      <w:r w:rsidRPr="0092032C">
        <w:rPr>
          <w:rFonts w:asciiTheme="minorHAnsi" w:hAnsiTheme="minorHAnsi" w:cstheme="minorHAnsi"/>
          <w:color w:val="595959" w:themeColor="text1" w:themeTint="A6"/>
          <w:rtl/>
        </w:rPr>
        <w:t xml:space="preserve">) برای سیستم کهنه وزارت معارف یک راه حل مناسب با بیان واضح جریان کار در بخش فرستادن، دریافت کردن و حفظ سوابق پیگیری کتب درسی در تمام سطوح آغاز از سطح مرکز وزارت معارف و سطح قرار دادی ها به پائین به سطح ولایت، ولسوالی ها، مکتب، سطح شاگردان و غیره پیشنهاد نموده است. علاوتاً این سیستم یک سیستم ایجاد مادیول گزارش توزیع کتاب در تمام سطوح با یک </w:t>
      </w:r>
      <w:r w:rsidR="00A65B98">
        <w:rPr>
          <w:rFonts w:asciiTheme="minorHAnsi" w:hAnsiTheme="minorHAnsi" w:cstheme="minorHAnsi"/>
          <w:color w:val="595959" w:themeColor="text1" w:themeTint="A6"/>
          <w:rtl/>
        </w:rPr>
        <w:t>کلیک</w:t>
      </w:r>
      <w:r w:rsidRPr="0092032C">
        <w:rPr>
          <w:rFonts w:asciiTheme="minorHAnsi" w:hAnsiTheme="minorHAnsi" w:cstheme="minorHAnsi"/>
          <w:color w:val="595959" w:themeColor="text1" w:themeTint="A6"/>
          <w:rtl/>
        </w:rPr>
        <w:t xml:space="preserve"> به وجود آورده است. یکی از بخش های مهم این سیستم  عبارت از بخش کتاب های گم شده میباشد، که در این سیستم فهرست دقیق از کتاب های که در هر سطح مفقود شده است را فراهم میکند. این ویژ گی با سایر ویژگی های شفافیت، حساب دهی، دسترسی به موقع کتاب را برای شاگردان تضمین میکند.</w:t>
      </w:r>
    </w:p>
    <w:p w14:paraId="27E6D6E0" w14:textId="77777777" w:rsidR="00130D46" w:rsidRPr="0092032C" w:rsidRDefault="00130D46" w:rsidP="00130D46">
      <w:pPr>
        <w:bidi/>
        <w:spacing w:before="240"/>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سیستم آنلاین</w:t>
      </w:r>
      <w:r w:rsidRPr="0092032C">
        <w:rPr>
          <w:rFonts w:asciiTheme="minorHAnsi" w:hAnsiTheme="minorHAnsi" w:cstheme="minorHAnsi"/>
          <w:color w:val="595959" w:themeColor="text1" w:themeTint="A6"/>
        </w:rPr>
        <w:t xml:space="preserve"> </w:t>
      </w:r>
      <w:r w:rsidRPr="0092032C">
        <w:rPr>
          <w:rFonts w:asciiTheme="minorHAnsi" w:hAnsiTheme="minorHAnsi" w:cstheme="minorHAnsi"/>
          <w:color w:val="595959" w:themeColor="text1" w:themeTint="A6"/>
          <w:rtl/>
          <w:lang w:bidi="fa-IR"/>
        </w:rPr>
        <w:t>مدیریت</w:t>
      </w:r>
      <w:r w:rsidRPr="0092032C">
        <w:rPr>
          <w:rFonts w:asciiTheme="minorHAnsi" w:hAnsiTheme="minorHAnsi" w:cstheme="minorHAnsi"/>
          <w:color w:val="595959" w:themeColor="text1" w:themeTint="A6"/>
          <w:rtl/>
        </w:rPr>
        <w:t xml:space="preserve"> موجودی کتب درسی  در آدرس ذیل </w:t>
      </w:r>
      <w:r w:rsidRPr="0092032C">
        <w:rPr>
          <w:rFonts w:asciiTheme="minorHAnsi" w:hAnsiTheme="minorHAnsi" w:cstheme="minorHAnsi"/>
          <w:color w:val="595959" w:themeColor="text1" w:themeTint="A6"/>
          <w:rtl/>
          <w:lang w:bidi="fa-IR"/>
        </w:rPr>
        <w:t xml:space="preserve">برای وزارت معارف </w:t>
      </w:r>
      <w:r w:rsidRPr="0092032C">
        <w:rPr>
          <w:rFonts w:asciiTheme="minorHAnsi" w:hAnsiTheme="minorHAnsi" w:cstheme="minorHAnsi"/>
          <w:color w:val="595959" w:themeColor="text1" w:themeTint="A6"/>
          <w:rtl/>
        </w:rPr>
        <w:t>موجود و قابل دسترس میباشد:</w:t>
      </w:r>
    </w:p>
    <w:p w14:paraId="5DCE0C97" w14:textId="77777777" w:rsidR="00130D46" w:rsidRPr="0092032C" w:rsidRDefault="00130D46" w:rsidP="00130D46">
      <w:pPr>
        <w:bidi/>
        <w:spacing w:before="240"/>
        <w:rPr>
          <w:rStyle w:val="Hyperlink"/>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 xml:space="preserve"> </w:t>
      </w:r>
      <w:hyperlink r:id="rId10" w:history="1">
        <w:r w:rsidRPr="0092032C">
          <w:rPr>
            <w:rStyle w:val="Hyperlink"/>
            <w:rFonts w:asciiTheme="minorHAnsi" w:hAnsiTheme="minorHAnsi" w:cstheme="minorHAnsi"/>
            <w:color w:val="595959" w:themeColor="text1" w:themeTint="A6"/>
          </w:rPr>
          <w:t>http://otims-af.com</w:t>
        </w:r>
      </w:hyperlink>
      <w:r w:rsidRPr="0092032C">
        <w:rPr>
          <w:rStyle w:val="Hyperlink"/>
          <w:rFonts w:asciiTheme="minorHAnsi" w:hAnsiTheme="minorHAnsi" w:cstheme="minorHAnsi"/>
          <w:color w:val="595959" w:themeColor="text1" w:themeTint="A6"/>
          <w:rtl/>
        </w:rPr>
        <w:t xml:space="preserve"> </w:t>
      </w:r>
    </w:p>
    <w:p w14:paraId="44C5E60E" w14:textId="77777777" w:rsidR="00130D46" w:rsidRPr="0092032C" w:rsidRDefault="00130D46" w:rsidP="00130D46">
      <w:pPr>
        <w:bidi/>
        <w:spacing w:before="240"/>
        <w:rPr>
          <w:rFonts w:asciiTheme="minorHAnsi" w:hAnsiTheme="minorHAnsi" w:cstheme="minorHAnsi"/>
          <w:color w:val="595959" w:themeColor="text1" w:themeTint="A6"/>
          <w:u w:val="single"/>
          <w:rtl/>
        </w:rPr>
      </w:pPr>
      <w:r w:rsidRPr="0092032C">
        <w:rPr>
          <w:rFonts w:asciiTheme="minorHAnsi" w:hAnsiTheme="minorHAnsi" w:cstheme="minorHAnsi"/>
          <w:color w:val="595959" w:themeColor="text1" w:themeTint="A6"/>
          <w:rtl/>
          <w:lang w:bidi="fa-IR"/>
        </w:rPr>
        <w:t xml:space="preserve">انترفیس سیستم آنلاین مدیریت موجودی کتب درسی در ویب و مبایل یکسان می باشد و ازینرو میتوان از این رهنمود برای هر دو نسخه استفاده کرد. </w:t>
      </w:r>
    </w:p>
    <w:p w14:paraId="771781D2" w14:textId="77777777" w:rsidR="00130D46" w:rsidRPr="0092032C" w:rsidRDefault="00130D46" w:rsidP="00130D46">
      <w:pPr>
        <w:bidi/>
        <w:rPr>
          <w:rFonts w:asciiTheme="minorHAnsi" w:hAnsiTheme="minorHAnsi" w:cstheme="minorHAnsi"/>
          <w:b/>
          <w:bCs/>
          <w:sz w:val="28"/>
          <w:szCs w:val="28"/>
        </w:rPr>
      </w:pPr>
      <w:r w:rsidRPr="0092032C">
        <w:rPr>
          <w:rFonts w:asciiTheme="minorHAnsi" w:hAnsiTheme="minorHAnsi" w:cstheme="minorHAnsi"/>
          <w:color w:val="C00000"/>
          <w:rtl/>
        </w:rPr>
        <w:t>2</w:t>
      </w:r>
      <w:r w:rsidRPr="0092032C">
        <w:rPr>
          <w:rFonts w:asciiTheme="minorHAnsi" w:hAnsiTheme="minorHAnsi" w:cstheme="minorHAnsi"/>
          <w:b/>
          <w:bCs/>
          <w:color w:val="C00000"/>
          <w:sz w:val="28"/>
          <w:szCs w:val="28"/>
          <w:rtl/>
        </w:rPr>
        <w:t xml:space="preserve">. دسترسی به </w:t>
      </w:r>
      <w:r w:rsidRPr="0092032C">
        <w:rPr>
          <w:rFonts w:asciiTheme="minorHAnsi" w:hAnsiTheme="minorHAnsi" w:cstheme="minorHAnsi"/>
          <w:b/>
          <w:bCs/>
          <w:color w:val="C00000"/>
          <w:sz w:val="28"/>
          <w:szCs w:val="28"/>
        </w:rPr>
        <w:t>OTIMS</w:t>
      </w:r>
      <w:r w:rsidRPr="0092032C">
        <w:rPr>
          <w:rFonts w:asciiTheme="minorHAnsi" w:hAnsiTheme="minorHAnsi" w:cstheme="minorHAnsi"/>
          <w:b/>
          <w:bCs/>
          <w:color w:val="C00000"/>
          <w:sz w:val="28"/>
          <w:szCs w:val="28"/>
          <w:rtl/>
        </w:rPr>
        <w:t xml:space="preserve"> </w:t>
      </w:r>
    </w:p>
    <w:p w14:paraId="5BDC5437" w14:textId="44EE8038" w:rsidR="00130D46" w:rsidRPr="0092032C" w:rsidRDefault="00130D46"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lang w:bidi="ps-AF"/>
        </w:rPr>
        <w:t xml:space="preserve">جهت دسترسی به صفحه </w:t>
      </w:r>
      <w:r w:rsidRPr="0092032C">
        <w:rPr>
          <w:rFonts w:asciiTheme="minorHAnsi" w:hAnsiTheme="minorHAnsi" w:cstheme="minorHAnsi"/>
          <w:color w:val="595959" w:themeColor="text1" w:themeTint="A6"/>
        </w:rPr>
        <w:t>OTIMS</w:t>
      </w:r>
      <w:r w:rsidRPr="0092032C">
        <w:rPr>
          <w:rFonts w:asciiTheme="minorHAnsi" w:hAnsiTheme="minorHAnsi" w:cstheme="minorHAnsi"/>
          <w:color w:val="595959" w:themeColor="text1" w:themeTint="A6"/>
          <w:rtl/>
        </w:rPr>
        <w:t xml:space="preserve"> در ویب</w:t>
      </w:r>
      <w:r w:rsidRPr="0092032C">
        <w:rPr>
          <w:rFonts w:asciiTheme="minorHAnsi" w:hAnsiTheme="minorHAnsi" w:cstheme="minorHAnsi"/>
          <w:color w:val="595959" w:themeColor="text1" w:themeTint="A6"/>
          <w:rtl/>
          <w:lang w:bidi="fa-IR"/>
        </w:rPr>
        <w:t xml:space="preserve">، بالای  جستجوگر انترنت تان از قبیل </w:t>
      </w:r>
      <w:r w:rsidRPr="0092032C">
        <w:rPr>
          <w:rFonts w:asciiTheme="minorHAnsi" w:hAnsiTheme="minorHAnsi" w:cstheme="minorHAnsi"/>
          <w:color w:val="595959" w:themeColor="text1" w:themeTint="A6"/>
        </w:rPr>
        <w:t xml:space="preserve">Chrome, Firefox </w:t>
      </w:r>
      <w:r w:rsidRPr="0092032C">
        <w:rPr>
          <w:rFonts w:asciiTheme="minorHAnsi" w:hAnsiTheme="minorHAnsi" w:cstheme="minorHAnsi"/>
          <w:color w:val="595959" w:themeColor="text1" w:themeTint="A6"/>
          <w:rtl/>
        </w:rPr>
        <w:t xml:space="preserve"> ویا </w:t>
      </w:r>
      <w:r w:rsidRPr="0092032C">
        <w:rPr>
          <w:rFonts w:asciiTheme="minorHAnsi" w:hAnsiTheme="minorHAnsi" w:cstheme="minorHAnsi"/>
          <w:color w:val="595959" w:themeColor="text1" w:themeTint="A6"/>
        </w:rPr>
        <w:t>Edge</w:t>
      </w:r>
      <w:r w:rsidRPr="0092032C">
        <w:rPr>
          <w:rFonts w:asciiTheme="minorHAnsi" w:hAnsiTheme="minorHAnsi" w:cstheme="minorHAnsi"/>
          <w:color w:val="595959" w:themeColor="text1" w:themeTint="A6"/>
          <w:rtl/>
        </w:rPr>
        <w:t xml:space="preserve"> </w:t>
      </w:r>
      <w:r w:rsidR="00A65B98">
        <w:rPr>
          <w:rFonts w:asciiTheme="minorHAnsi" w:hAnsiTheme="minorHAnsi" w:cstheme="minorHAnsi"/>
          <w:color w:val="595959" w:themeColor="text1" w:themeTint="A6"/>
          <w:rtl/>
        </w:rPr>
        <w:t>کلیک</w:t>
      </w:r>
      <w:r w:rsidRPr="0092032C">
        <w:rPr>
          <w:rFonts w:asciiTheme="minorHAnsi" w:hAnsiTheme="minorHAnsi" w:cstheme="minorHAnsi"/>
          <w:color w:val="595959" w:themeColor="text1" w:themeTint="A6"/>
          <w:rtl/>
        </w:rPr>
        <w:t xml:space="preserve"> نمائید، شما به صفحه </w:t>
      </w:r>
      <w:r w:rsidRPr="0092032C">
        <w:rPr>
          <w:rStyle w:val="Hyperlink"/>
          <w:rFonts w:asciiTheme="minorHAnsi" w:hAnsiTheme="minorHAnsi" w:cstheme="minorHAnsi"/>
          <w:color w:val="595959" w:themeColor="text1" w:themeTint="A6"/>
          <w:u w:val="none"/>
        </w:rPr>
        <w:t>http://otims-af.com</w:t>
      </w:r>
      <w:r w:rsidRPr="0092032C">
        <w:rPr>
          <w:rStyle w:val="Hyperlink"/>
          <w:rFonts w:asciiTheme="minorHAnsi" w:hAnsiTheme="minorHAnsi" w:cstheme="minorHAnsi"/>
          <w:color w:val="595959" w:themeColor="text1" w:themeTint="A6"/>
          <w:u w:val="none"/>
          <w:rtl/>
        </w:rPr>
        <w:t xml:space="preserve">  راجع میگردید، به شما صفحه عمومی</w:t>
      </w:r>
      <w:r w:rsidRPr="0092032C">
        <w:rPr>
          <w:rStyle w:val="Hyperlink"/>
          <w:rFonts w:asciiTheme="minorHAnsi" w:hAnsiTheme="minorHAnsi" w:cstheme="minorHAnsi"/>
          <w:color w:val="595959" w:themeColor="text1" w:themeTint="A6"/>
          <w:rtl/>
        </w:rPr>
        <w:t xml:space="preserve"> </w:t>
      </w:r>
      <w:r w:rsidRPr="0092032C">
        <w:rPr>
          <w:rFonts w:asciiTheme="minorHAnsi" w:hAnsiTheme="minorHAnsi" w:cstheme="minorHAnsi"/>
          <w:color w:val="595959" w:themeColor="text1" w:themeTint="A6"/>
        </w:rPr>
        <w:t>OTIMS</w:t>
      </w:r>
      <w:r w:rsidRPr="0092032C">
        <w:rPr>
          <w:rFonts w:asciiTheme="minorHAnsi" w:hAnsiTheme="minorHAnsi" w:cstheme="minorHAnsi"/>
          <w:color w:val="595959" w:themeColor="text1" w:themeTint="A6"/>
          <w:rtl/>
        </w:rPr>
        <w:t xml:space="preserve"> داخل شده اید که از این بخش میتوانید شما به تمام ویژگی های </w:t>
      </w:r>
      <w:r w:rsidRPr="0092032C">
        <w:rPr>
          <w:rFonts w:asciiTheme="minorHAnsi" w:hAnsiTheme="minorHAnsi" w:cstheme="minorHAnsi"/>
          <w:color w:val="595959" w:themeColor="text1" w:themeTint="A6"/>
        </w:rPr>
        <w:t>OTIMS</w:t>
      </w:r>
      <w:r w:rsidRPr="0092032C">
        <w:rPr>
          <w:rFonts w:asciiTheme="minorHAnsi" w:hAnsiTheme="minorHAnsi" w:cstheme="minorHAnsi"/>
          <w:color w:val="595959" w:themeColor="text1" w:themeTint="A6"/>
          <w:rtl/>
        </w:rPr>
        <w:t xml:space="preserve"> دسترسی حاصل نمائید.</w:t>
      </w:r>
    </w:p>
    <w:p w14:paraId="2E97B6CC" w14:textId="77777777" w:rsidR="00130D46" w:rsidRPr="0092032C" w:rsidRDefault="00130D46" w:rsidP="00130D46">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rPr>
        <w:t xml:space="preserve">در صورتیکه از نسخه مبایل آن استفاده می کنید، تنها برنامه </w:t>
      </w:r>
      <w:r w:rsidRPr="0092032C">
        <w:rPr>
          <w:rFonts w:asciiTheme="minorHAnsi" w:hAnsiTheme="minorHAnsi" w:cstheme="minorHAnsi"/>
          <w:color w:val="595959" w:themeColor="text1" w:themeTint="A6"/>
        </w:rPr>
        <w:t>OTIMS</w:t>
      </w:r>
      <w:r w:rsidRPr="0092032C">
        <w:rPr>
          <w:rFonts w:asciiTheme="minorHAnsi" w:hAnsiTheme="minorHAnsi" w:cstheme="minorHAnsi"/>
          <w:color w:val="595959" w:themeColor="text1" w:themeTint="A6"/>
          <w:rtl/>
        </w:rPr>
        <w:t xml:space="preserve"> را در مبایل یا تابلیت تان باز کنید. بقیه رهنمودات برای هر دو نسخه یکسان می باشد.</w:t>
      </w:r>
    </w:p>
    <w:p w14:paraId="0D4C6A68" w14:textId="4EBEABDB" w:rsidR="00130D46" w:rsidRPr="0092032C" w:rsidRDefault="00130D46" w:rsidP="00130D46">
      <w:pPr>
        <w:bidi/>
        <w:rPr>
          <w:rFonts w:asciiTheme="minorHAnsi" w:hAnsiTheme="minorHAnsi" w:cstheme="minorHAnsi"/>
          <w:color w:val="595959" w:themeColor="text1" w:themeTint="A6"/>
          <w:u w:val="single"/>
        </w:rPr>
      </w:pPr>
      <w:r w:rsidRPr="0092032C">
        <w:rPr>
          <w:rFonts w:asciiTheme="minorHAnsi" w:hAnsiTheme="minorHAnsi" w:cstheme="minorHAnsi"/>
          <w:color w:val="595959" w:themeColor="text1" w:themeTint="A6"/>
          <w:rtl/>
        </w:rPr>
        <w:t>در صورت که شما خواستار تغیر زبان به زبانهای دری و یا پشتو باشید، بالای گزینه زبان (</w:t>
      </w:r>
      <w:r w:rsidRPr="0092032C">
        <w:rPr>
          <w:rFonts w:asciiTheme="minorHAnsi" w:hAnsiTheme="minorHAnsi" w:cstheme="minorHAnsi"/>
          <w:color w:val="595959" w:themeColor="text1" w:themeTint="A6"/>
        </w:rPr>
        <w:t>English</w:t>
      </w:r>
      <w:r w:rsidRPr="0092032C">
        <w:rPr>
          <w:rFonts w:asciiTheme="minorHAnsi" w:hAnsiTheme="minorHAnsi" w:cstheme="minorHAnsi"/>
          <w:color w:val="595959" w:themeColor="text1" w:themeTint="A6"/>
          <w:rtl/>
        </w:rPr>
        <w:t xml:space="preserve">) میباشد </w:t>
      </w:r>
      <w:r w:rsidR="00A65B98">
        <w:rPr>
          <w:rFonts w:asciiTheme="minorHAnsi" w:hAnsiTheme="minorHAnsi" w:cstheme="minorHAnsi"/>
          <w:color w:val="595959" w:themeColor="text1" w:themeTint="A6"/>
          <w:rtl/>
        </w:rPr>
        <w:t>کلیک</w:t>
      </w:r>
      <w:r w:rsidRPr="0092032C">
        <w:rPr>
          <w:rFonts w:asciiTheme="minorHAnsi" w:hAnsiTheme="minorHAnsi" w:cstheme="minorHAnsi"/>
          <w:color w:val="595959" w:themeColor="text1" w:themeTint="A6"/>
          <w:rtl/>
        </w:rPr>
        <w:t xml:space="preserve"> کنید و زبان مورد علاقه خود را از آنجا انتخاب نمائید، بخاطر داشته باشید که هر وقت که بخواهید میتوانید زبان را تغیر دهید حتی بعد از اینکه داخل صحفه شده باشید.</w:t>
      </w:r>
    </w:p>
    <w:p w14:paraId="479AD765" w14:textId="6EE31E68" w:rsidR="00130D46" w:rsidRPr="0092032C" w:rsidRDefault="00130D46"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برای ورد، نام کاربری و رمز عبور تان را درج نموده و بعد بالای دکمه (</w:t>
      </w:r>
      <w:r w:rsidRPr="0092032C">
        <w:rPr>
          <w:rFonts w:asciiTheme="minorHAnsi" w:hAnsiTheme="minorHAnsi" w:cstheme="minorHAnsi"/>
          <w:color w:val="595959" w:themeColor="text1" w:themeTint="A6"/>
        </w:rPr>
        <w:t>Login button</w:t>
      </w:r>
      <w:r w:rsidRPr="0092032C">
        <w:rPr>
          <w:rFonts w:asciiTheme="minorHAnsi" w:hAnsiTheme="minorHAnsi" w:cstheme="minorHAnsi"/>
          <w:color w:val="595959" w:themeColor="text1" w:themeTint="A6"/>
          <w:rtl/>
        </w:rPr>
        <w:t xml:space="preserve">) </w:t>
      </w:r>
      <w:r w:rsidR="00A65B98">
        <w:rPr>
          <w:rFonts w:asciiTheme="minorHAnsi" w:hAnsiTheme="minorHAnsi" w:cstheme="minorHAnsi"/>
          <w:color w:val="595959" w:themeColor="text1" w:themeTint="A6"/>
          <w:rtl/>
        </w:rPr>
        <w:t>کلیک</w:t>
      </w:r>
      <w:r w:rsidRPr="0092032C">
        <w:rPr>
          <w:rFonts w:asciiTheme="minorHAnsi" w:hAnsiTheme="minorHAnsi" w:cstheme="minorHAnsi"/>
          <w:color w:val="595959" w:themeColor="text1" w:themeTint="A6"/>
          <w:rtl/>
        </w:rPr>
        <w:t xml:space="preserve"> کنید، نام کاربری و مرز عبور در جریان تریننگ از سوی دفتر برنامه اطفال افغان میخوانند و وزارت معارف برای شما تهیه گردد.</w:t>
      </w:r>
    </w:p>
    <w:p w14:paraId="1A461FB3" w14:textId="5DD16455" w:rsidR="00130D46" w:rsidRPr="0092032C" w:rsidRDefault="00130D46" w:rsidP="00130D46">
      <w:pPr>
        <w:bidi/>
        <w:rPr>
          <w:rFonts w:asciiTheme="minorHAnsi" w:hAnsiTheme="minorHAnsi" w:cstheme="minorHAnsi"/>
          <w:color w:val="595959" w:themeColor="text1" w:themeTint="A6"/>
          <w:lang w:bidi="fa-IR"/>
        </w:rPr>
      </w:pPr>
      <w:r w:rsidRPr="0092032C">
        <w:rPr>
          <w:rFonts w:asciiTheme="minorHAnsi" w:hAnsiTheme="minorHAnsi" w:cstheme="minorHAnsi"/>
          <w:color w:val="595959" w:themeColor="text1" w:themeTint="A6"/>
          <w:rtl/>
        </w:rPr>
        <w:t xml:space="preserve">در تصویر ذیل صفحه ورود به سیستم </w:t>
      </w:r>
      <w:r w:rsidRPr="0092032C">
        <w:rPr>
          <w:rFonts w:asciiTheme="minorHAnsi" w:hAnsiTheme="minorHAnsi" w:cstheme="minorHAnsi"/>
          <w:color w:val="595959" w:themeColor="text1" w:themeTint="A6"/>
          <w:lang w:bidi="ps-AF"/>
        </w:rPr>
        <w:t>(login screen)</w:t>
      </w:r>
      <w:r w:rsidRPr="0092032C">
        <w:rPr>
          <w:rFonts w:asciiTheme="minorHAnsi" w:hAnsiTheme="minorHAnsi" w:cstheme="minorHAnsi"/>
          <w:color w:val="595959" w:themeColor="text1" w:themeTint="A6"/>
          <w:rtl/>
          <w:lang w:bidi="fa-IR"/>
        </w:rPr>
        <w:t xml:space="preserve"> نشان داده شده است که میتوانید در آنجا نام کاربر و رمز تانرا وارد سازید. </w:t>
      </w:r>
    </w:p>
    <w:p w14:paraId="4502E6F9" w14:textId="6FDBA1EF" w:rsidR="00AC7527" w:rsidRPr="0092032C" w:rsidRDefault="00AC7527" w:rsidP="00AC7527">
      <w:pPr>
        <w:bidi/>
        <w:rPr>
          <w:rFonts w:asciiTheme="minorHAnsi" w:hAnsiTheme="minorHAnsi" w:cstheme="minorHAnsi"/>
          <w:color w:val="595959" w:themeColor="text1" w:themeTint="A6"/>
          <w:rtl/>
          <w:lang w:bidi="fa-IR"/>
        </w:rPr>
      </w:pPr>
      <w:r w:rsidRPr="0092032C">
        <w:rPr>
          <w:rFonts w:asciiTheme="minorHAnsi" w:hAnsiTheme="minorHAnsi" w:cstheme="minorHAnsi" w:hint="cs"/>
          <w:color w:val="595959" w:themeColor="text1" w:themeTint="A6"/>
          <w:rtl/>
          <w:lang w:bidi="fa-IR"/>
        </w:rPr>
        <w:t xml:space="preserve">میتوانید روی دکمه </w:t>
      </w:r>
      <w:r w:rsidRPr="0092032C">
        <w:rPr>
          <w:rFonts w:asciiTheme="minorHAnsi" w:hAnsiTheme="minorHAnsi" w:cstheme="minorHAnsi"/>
          <w:color w:val="595959" w:themeColor="text1" w:themeTint="A6"/>
          <w:lang w:bidi="ps-AF"/>
        </w:rPr>
        <w:t>lock</w:t>
      </w:r>
      <w:r w:rsidRPr="0092032C">
        <w:rPr>
          <w:rFonts w:asciiTheme="minorHAnsi" w:hAnsiTheme="minorHAnsi" w:cstheme="minorHAnsi" w:hint="cs"/>
          <w:color w:val="595959" w:themeColor="text1" w:themeTint="A6"/>
          <w:rtl/>
          <w:lang w:bidi="fa-IR"/>
        </w:rPr>
        <w:t xml:space="preserve"> که در مقابل خانه </w:t>
      </w:r>
      <w:r w:rsidRPr="0092032C">
        <w:rPr>
          <w:rFonts w:asciiTheme="minorHAnsi" w:hAnsiTheme="minorHAnsi" w:cstheme="minorHAnsi"/>
          <w:color w:val="595959" w:themeColor="text1" w:themeTint="A6"/>
          <w:lang w:bidi="ps-AF"/>
        </w:rPr>
        <w:t>Password</w:t>
      </w:r>
      <w:r w:rsidRPr="0092032C">
        <w:rPr>
          <w:rFonts w:asciiTheme="minorHAnsi" w:hAnsiTheme="minorHAnsi" w:cstheme="minorHAnsi" w:hint="cs"/>
          <w:color w:val="595959" w:themeColor="text1" w:themeTint="A6"/>
          <w:rtl/>
          <w:lang w:bidi="fa-IR"/>
        </w:rPr>
        <w:t xml:space="preserve"> قرار دارد کلیک کرده و </w:t>
      </w:r>
      <w:r w:rsidR="007F0E75" w:rsidRPr="0092032C">
        <w:rPr>
          <w:rFonts w:asciiTheme="minorHAnsi" w:hAnsiTheme="minorHAnsi" w:cstheme="minorHAnsi" w:hint="cs"/>
          <w:color w:val="595959" w:themeColor="text1" w:themeTint="A6"/>
          <w:rtl/>
          <w:lang w:bidi="fa-IR"/>
        </w:rPr>
        <w:t xml:space="preserve"> رمز تانرا مشاهده کنید تا از صحت آن اطمینان حاصل کنید. </w:t>
      </w:r>
    </w:p>
    <w:p w14:paraId="57E04C01" w14:textId="3C2286CF" w:rsidR="007F0E75" w:rsidRPr="0092032C" w:rsidRDefault="007F0E75" w:rsidP="007F0E75">
      <w:pPr>
        <w:bidi/>
        <w:rPr>
          <w:rFonts w:asciiTheme="minorHAnsi" w:hAnsiTheme="minorHAnsi" w:cstheme="minorHAnsi"/>
          <w:color w:val="595959" w:themeColor="text1" w:themeTint="A6"/>
          <w:rtl/>
          <w:lang w:bidi="fa-IR"/>
        </w:rPr>
      </w:pPr>
      <w:r w:rsidRPr="0092032C">
        <w:rPr>
          <w:rFonts w:asciiTheme="minorHAnsi" w:hAnsiTheme="minorHAnsi" w:cstheme="minorHAnsi" w:hint="cs"/>
          <w:color w:val="595959" w:themeColor="text1" w:themeTint="A6"/>
          <w:rtl/>
          <w:lang w:bidi="fa-IR"/>
        </w:rPr>
        <w:lastRenderedPageBreak/>
        <w:t>همچنان میتواند این رهنمود است</w:t>
      </w:r>
      <w:r w:rsidR="00851C94" w:rsidRPr="0092032C">
        <w:rPr>
          <w:rFonts w:asciiTheme="minorHAnsi" w:hAnsiTheme="minorHAnsi" w:cstheme="minorHAnsi" w:hint="cs"/>
          <w:color w:val="595959" w:themeColor="text1" w:themeTint="A6"/>
          <w:rtl/>
          <w:lang w:bidi="fa-IR"/>
        </w:rPr>
        <w:t>فاده کننده گان را  به زبان های انگلیسی، دری و پشتو</w:t>
      </w:r>
      <w:r w:rsidR="00882B50" w:rsidRPr="0092032C">
        <w:rPr>
          <w:rFonts w:asciiTheme="minorHAnsi" w:hAnsiTheme="minorHAnsi" w:cstheme="minorHAnsi" w:hint="cs"/>
          <w:color w:val="595959" w:themeColor="text1" w:themeTint="A6"/>
          <w:rtl/>
          <w:lang w:bidi="fa-IR"/>
        </w:rPr>
        <w:t xml:space="preserve"> </w:t>
      </w:r>
      <w:r w:rsidR="00851C94" w:rsidRPr="0092032C">
        <w:rPr>
          <w:rFonts w:asciiTheme="minorHAnsi" w:hAnsiTheme="minorHAnsi" w:cstheme="minorHAnsi" w:hint="cs"/>
          <w:color w:val="595959" w:themeColor="text1" w:themeTint="A6"/>
          <w:rtl/>
          <w:lang w:bidi="fa-IR"/>
        </w:rPr>
        <w:t xml:space="preserve"> از صفحه ورودی با کلیک کردن روی دکمه </w:t>
      </w:r>
      <w:r w:rsidR="00851C94" w:rsidRPr="0092032C">
        <w:t>User Manual</w:t>
      </w:r>
      <w:r w:rsidR="00851C94" w:rsidRPr="0092032C">
        <w:rPr>
          <w:rFonts w:hint="cs"/>
          <w:rtl/>
        </w:rPr>
        <w:t xml:space="preserve"> </w:t>
      </w:r>
      <w:r w:rsidR="00851C94" w:rsidRPr="0092032C">
        <w:rPr>
          <w:rFonts w:asciiTheme="minorHAnsi" w:hAnsiTheme="minorHAnsi" w:cstheme="minorHAnsi" w:hint="cs"/>
          <w:color w:val="595959" w:themeColor="text1" w:themeTint="A6"/>
          <w:rtl/>
          <w:lang w:bidi="fa-IR"/>
        </w:rPr>
        <w:t>دانلود کنید</w:t>
      </w:r>
      <w:r w:rsidR="00851C94" w:rsidRPr="0092032C">
        <w:rPr>
          <w:rFonts w:hint="cs"/>
          <w:rtl/>
        </w:rPr>
        <w:t xml:space="preserve">. </w:t>
      </w:r>
    </w:p>
    <w:p w14:paraId="0F3ADFFC" w14:textId="77777777" w:rsidR="00130D46" w:rsidRPr="0092032C" w:rsidRDefault="00130D46" w:rsidP="00130D46">
      <w:pPr>
        <w:rPr>
          <w:rFonts w:asciiTheme="minorHAnsi" w:hAnsiTheme="minorHAnsi" w:cstheme="minorHAnsi"/>
          <w:color w:val="000000" w:themeColor="text1"/>
        </w:rPr>
      </w:pPr>
      <w:r w:rsidRPr="0092032C">
        <w:rPr>
          <w:rFonts w:asciiTheme="minorHAnsi" w:hAnsiTheme="minorHAnsi" w:cstheme="minorHAnsi"/>
          <w:noProof/>
          <w:color w:val="000000" w:themeColor="text1"/>
        </w:rPr>
        <w:drawing>
          <wp:inline distT="0" distB="0" distL="0" distR="0" wp14:anchorId="3BDA9D99" wp14:editId="4CDCCAA7">
            <wp:extent cx="5753100" cy="442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429125"/>
                    </a:xfrm>
                    <a:prstGeom prst="rect">
                      <a:avLst/>
                    </a:prstGeom>
                    <a:noFill/>
                    <a:ln>
                      <a:noFill/>
                    </a:ln>
                  </pic:spPr>
                </pic:pic>
              </a:graphicData>
            </a:graphic>
          </wp:inline>
        </w:drawing>
      </w:r>
    </w:p>
    <w:p w14:paraId="60AF84BC" w14:textId="77777777" w:rsidR="00130D46" w:rsidRPr="0092032C" w:rsidRDefault="00130D46" w:rsidP="00130D46">
      <w:pPr>
        <w:rPr>
          <w:rFonts w:asciiTheme="minorHAnsi" w:hAnsiTheme="minorHAnsi" w:cstheme="minorHAnsi"/>
          <w:color w:val="000000" w:themeColor="text1"/>
        </w:rPr>
      </w:pPr>
    </w:p>
    <w:p w14:paraId="4884175C" w14:textId="77777777" w:rsidR="00130D46" w:rsidRPr="0092032C" w:rsidRDefault="00130D46" w:rsidP="00130D46">
      <w:pPr>
        <w:pStyle w:val="ListParagraph"/>
        <w:keepNext/>
        <w:keepLines/>
        <w:numPr>
          <w:ilvl w:val="0"/>
          <w:numId w:val="1"/>
        </w:numPr>
        <w:bidi/>
        <w:spacing w:before="240" w:after="0"/>
        <w:ind w:left="360"/>
        <w:contextualSpacing w:val="0"/>
        <w:outlineLvl w:val="0"/>
        <w:rPr>
          <w:rFonts w:asciiTheme="minorHAnsi" w:eastAsiaTheme="majorEastAsia" w:hAnsiTheme="minorHAnsi" w:cstheme="minorHAnsi"/>
          <w:bCs/>
          <w:caps/>
          <w:vanish/>
          <w:color w:val="C00000"/>
          <w:sz w:val="28"/>
          <w:szCs w:val="28"/>
          <w:rtl/>
          <w:lang w:bidi="fa-IR"/>
        </w:rPr>
      </w:pPr>
      <w:bookmarkStart w:id="8" w:name="_Toc4679433"/>
      <w:bookmarkStart w:id="9" w:name="_Toc13568267"/>
      <w:bookmarkStart w:id="10" w:name="_Toc33011575"/>
      <w:bookmarkStart w:id="11" w:name="_Toc33011586"/>
      <w:bookmarkStart w:id="12" w:name="_Toc33012278"/>
      <w:bookmarkStart w:id="13" w:name="_Toc48205289"/>
      <w:bookmarkEnd w:id="8"/>
      <w:bookmarkEnd w:id="9"/>
      <w:bookmarkEnd w:id="10"/>
      <w:bookmarkEnd w:id="11"/>
      <w:bookmarkEnd w:id="12"/>
      <w:bookmarkEnd w:id="13"/>
    </w:p>
    <w:p w14:paraId="0E80EFF4" w14:textId="77777777" w:rsidR="00130D46" w:rsidRPr="0092032C" w:rsidRDefault="00130D46" w:rsidP="00130D46">
      <w:pPr>
        <w:pStyle w:val="Heading1"/>
        <w:bidi/>
        <w:rPr>
          <w:rFonts w:asciiTheme="minorHAnsi" w:hAnsiTheme="minorHAnsi" w:cstheme="minorHAnsi"/>
          <w:color w:val="C00000"/>
          <w:rtl/>
          <w:lang w:bidi="fa-IR"/>
        </w:rPr>
      </w:pPr>
      <w:bookmarkStart w:id="14" w:name="_Toc48205290"/>
      <w:r w:rsidRPr="0092032C">
        <w:rPr>
          <w:rFonts w:asciiTheme="minorHAnsi" w:hAnsiTheme="minorHAnsi" w:cstheme="minorHAnsi"/>
          <w:bCs/>
          <w:color w:val="C00000"/>
          <w:szCs w:val="28"/>
          <w:rtl/>
          <w:lang w:bidi="fa-IR"/>
        </w:rPr>
        <w:t>آشنا شدن با دش بورد</w:t>
      </w:r>
      <w:bookmarkEnd w:id="14"/>
      <w:r w:rsidRPr="0092032C">
        <w:rPr>
          <w:rFonts w:asciiTheme="minorHAnsi" w:hAnsiTheme="minorHAnsi" w:cstheme="minorHAnsi"/>
          <w:bCs/>
          <w:color w:val="C00000"/>
          <w:szCs w:val="28"/>
          <w:rtl/>
          <w:lang w:bidi="fa-IR"/>
        </w:rPr>
        <w:t xml:space="preserve"> </w:t>
      </w:r>
    </w:p>
    <w:p w14:paraId="3147A55D" w14:textId="7777777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بعد از ورود به سیستم، دش بورد باز می شود، چنانچه در تصویر در ذیل نشان داده شده است.</w:t>
      </w:r>
    </w:p>
    <w:p w14:paraId="249FB42F" w14:textId="77777777" w:rsidR="00130D46" w:rsidRPr="0092032C" w:rsidRDefault="00130D46" w:rsidP="00130D46">
      <w:pPr>
        <w:rPr>
          <w:rFonts w:asciiTheme="minorHAnsi" w:hAnsiTheme="minorHAnsi" w:cstheme="minorHAnsi"/>
          <w:color w:val="595959" w:themeColor="text1" w:themeTint="A6"/>
        </w:rPr>
      </w:pPr>
      <w:r w:rsidRPr="0092032C">
        <w:rPr>
          <w:rFonts w:asciiTheme="minorHAnsi" w:hAnsiTheme="minorHAnsi" w:cstheme="minorHAnsi"/>
          <w:noProof/>
          <w:color w:val="595959" w:themeColor="text1" w:themeTint="A6"/>
        </w:rPr>
        <w:drawing>
          <wp:inline distT="0" distB="0" distL="0" distR="0" wp14:anchorId="4D573ADD" wp14:editId="267A1417">
            <wp:extent cx="5762625" cy="2809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1DD028EC" w14:textId="77777777" w:rsidR="00130D46" w:rsidRPr="0092032C" w:rsidRDefault="00130D46" w:rsidP="00130D46">
      <w:pPr>
        <w:rPr>
          <w:rFonts w:asciiTheme="minorHAnsi" w:hAnsiTheme="minorHAnsi" w:cstheme="minorHAnsi"/>
          <w:color w:val="595959" w:themeColor="text1" w:themeTint="A6"/>
        </w:rPr>
      </w:pPr>
    </w:p>
    <w:p w14:paraId="55BEA1E7" w14:textId="77777777" w:rsidR="00130D46" w:rsidRPr="0092032C" w:rsidRDefault="00130D46"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در این صحفه دو بخش اصلی وجود دارد: یک فهرست بسته هایی که اخیراً فرستاده شده است که بسته هایی را لست میکند که شما فرستاده اید، و یک فهرست از بسته هایی که اخیراً دریافت شده اند یا بسته هایی را که به شما فرستاده شده اند و منتظر دریافت میباشند. همچنان شما  مینیو رهنمایی اصلی (</w:t>
      </w:r>
      <w:r w:rsidRPr="0092032C">
        <w:rPr>
          <w:rFonts w:asciiTheme="minorHAnsi" w:hAnsiTheme="minorHAnsi" w:cstheme="minorHAnsi"/>
          <w:color w:val="595959" w:themeColor="text1" w:themeTint="A6"/>
        </w:rPr>
        <w:t>main Navigation menu</w:t>
      </w:r>
      <w:r w:rsidRPr="0092032C">
        <w:rPr>
          <w:rFonts w:asciiTheme="minorHAnsi" w:hAnsiTheme="minorHAnsi" w:cstheme="minorHAnsi"/>
          <w:color w:val="595959" w:themeColor="text1" w:themeTint="A6"/>
          <w:rtl/>
        </w:rPr>
        <w:t xml:space="preserve">) را خواهید دید که در آنجا شما میتوانید به بخش های مختلف این سند بروید  </w:t>
      </w:r>
    </w:p>
    <w:p w14:paraId="0D55EF4A" w14:textId="7777777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 xml:space="preserve">همچنان میتوانید زبان سیستم را هر زمانی که خواسته باشید تغییر دهید این کار را میتوانید با کلان ساختن مینیو و انتخاب زبان مورد نظر از لستی که </w:t>
      </w:r>
      <w:r w:rsidRPr="0092032C">
        <w:rPr>
          <w:rFonts w:asciiTheme="minorHAnsi" w:hAnsiTheme="minorHAnsi" w:cstheme="minorHAnsi"/>
          <w:color w:val="595959" w:themeColor="text1" w:themeTint="A6"/>
          <w:rtl/>
          <w:lang w:bidi="fa-IR"/>
        </w:rPr>
        <w:t xml:space="preserve">قسمت بالایی </w:t>
      </w:r>
      <w:r w:rsidRPr="0092032C">
        <w:rPr>
          <w:rFonts w:asciiTheme="minorHAnsi" w:hAnsiTheme="minorHAnsi" w:cstheme="minorHAnsi"/>
          <w:color w:val="595959" w:themeColor="text1" w:themeTint="A6"/>
          <w:rtl/>
        </w:rPr>
        <w:t xml:space="preserve">نمایش داده می شود انجام دهید. </w:t>
      </w:r>
    </w:p>
    <w:p w14:paraId="34C9B197" w14:textId="77777777" w:rsidR="00130D46" w:rsidRPr="0092032C" w:rsidRDefault="00130D46" w:rsidP="00130D46">
      <w:pPr>
        <w:pStyle w:val="Heading1"/>
        <w:bidi/>
        <w:rPr>
          <w:rFonts w:asciiTheme="minorHAnsi" w:hAnsiTheme="minorHAnsi" w:cstheme="minorHAnsi"/>
          <w:b/>
          <w:bCs/>
          <w:color w:val="C00000"/>
          <w:szCs w:val="28"/>
        </w:rPr>
      </w:pPr>
      <w:bookmarkStart w:id="15" w:name="_Toc48205291"/>
      <w:r w:rsidRPr="0092032C">
        <w:rPr>
          <w:rFonts w:asciiTheme="minorHAnsi" w:hAnsiTheme="minorHAnsi" w:cstheme="minorHAnsi"/>
          <w:bCs/>
          <w:color w:val="C00000"/>
          <w:szCs w:val="28"/>
          <w:rtl/>
        </w:rPr>
        <w:t>ارسال بسته ها</w:t>
      </w:r>
      <w:bookmarkEnd w:id="15"/>
    </w:p>
    <w:p w14:paraId="38AEC12D" w14:textId="77777777" w:rsidR="00130D46" w:rsidRPr="0092032C" w:rsidRDefault="00130D46"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در صورتی که شما هیچ بسته ای را قبلاً ارسال نکرده باشید، بخش ارسال بسته های باید شامل هیچ چیز درج شده نباشد، برخلاف آنچه که در تصویر پائین نشان داده شده که در آن چند قلم درج شده وجود دارد.</w:t>
      </w:r>
    </w:p>
    <w:p w14:paraId="2335B497" w14:textId="4EA1CCF5"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برای ارسال بسته جدید، بالای گزینه ارسال بسته جدید در بخش ارسال بسته ها</w:t>
      </w:r>
      <w:r w:rsidRPr="0092032C">
        <w:rPr>
          <w:rFonts w:asciiTheme="minorHAnsi" w:hAnsiTheme="minorHAnsi" w:cstheme="minorHAnsi"/>
          <w:color w:val="595959" w:themeColor="text1" w:themeTint="A6"/>
        </w:rPr>
        <w:t xml:space="preserve"> </w:t>
      </w:r>
      <w:r w:rsidRPr="0092032C">
        <w:rPr>
          <w:rFonts w:asciiTheme="minorHAnsi" w:hAnsiTheme="minorHAnsi" w:cstheme="minorHAnsi"/>
          <w:color w:val="595959" w:themeColor="text1" w:themeTint="A6"/>
          <w:rtl/>
          <w:lang w:bidi="fa-IR"/>
        </w:rPr>
        <w:t>در دش بورد</w:t>
      </w:r>
      <w:r w:rsidRPr="0092032C">
        <w:rPr>
          <w:rFonts w:asciiTheme="minorHAnsi" w:hAnsiTheme="minorHAnsi" w:cstheme="minorHAnsi"/>
          <w:color w:val="595959" w:themeColor="text1" w:themeTint="A6"/>
          <w:rtl/>
        </w:rPr>
        <w:t xml:space="preserve"> </w:t>
      </w:r>
      <w:r w:rsidR="00A65B98">
        <w:rPr>
          <w:rFonts w:asciiTheme="minorHAnsi" w:hAnsiTheme="minorHAnsi" w:cstheme="minorHAnsi"/>
          <w:color w:val="595959" w:themeColor="text1" w:themeTint="A6"/>
          <w:rtl/>
        </w:rPr>
        <w:t>کلیک</w:t>
      </w:r>
      <w:r w:rsidRPr="0092032C">
        <w:rPr>
          <w:rFonts w:asciiTheme="minorHAnsi" w:hAnsiTheme="minorHAnsi" w:cstheme="minorHAnsi"/>
          <w:color w:val="595959" w:themeColor="text1" w:themeTint="A6"/>
          <w:rtl/>
        </w:rPr>
        <w:t xml:space="preserve"> نماید؛ یا هم میتوانید بالای دکمه رهنمایی </w:t>
      </w:r>
      <w:r w:rsidRPr="0092032C">
        <w:rPr>
          <w:rFonts w:asciiTheme="minorHAnsi" w:hAnsiTheme="minorHAnsi" w:cstheme="minorHAnsi"/>
          <w:color w:val="595959" w:themeColor="text1" w:themeTint="A6"/>
        </w:rPr>
        <w:t xml:space="preserve"> </w:t>
      </w:r>
      <w:r w:rsidRPr="0092032C">
        <w:rPr>
          <w:rFonts w:asciiTheme="minorHAnsi" w:hAnsiTheme="minorHAnsi" w:cstheme="minorHAnsi"/>
          <w:color w:val="595959" w:themeColor="text1" w:themeTint="A6"/>
          <w:lang w:bidi="ps-AF"/>
        </w:rPr>
        <w:t>(Navigation Button)</w:t>
      </w:r>
      <w:r w:rsidRPr="0092032C">
        <w:rPr>
          <w:rFonts w:asciiTheme="minorHAnsi" w:hAnsiTheme="minorHAnsi" w:cstheme="minorHAnsi"/>
          <w:color w:val="595959" w:themeColor="text1" w:themeTint="A6"/>
          <w:rtl/>
          <w:lang w:bidi="fa-IR"/>
        </w:rPr>
        <w:t xml:space="preserve"> در قسمت بالایی بطرف چپ کلیک کرده و سپس روی بسته های ارسال شده در مینیو کلیک کنید. </w:t>
      </w:r>
      <w:r w:rsidRPr="0092032C">
        <w:rPr>
          <w:rFonts w:asciiTheme="minorHAnsi" w:hAnsiTheme="minorHAnsi" w:cstheme="minorHAnsi"/>
          <w:color w:val="595959" w:themeColor="text1" w:themeTint="A6"/>
          <w:rtl/>
        </w:rPr>
        <w:t>با این کلیک  یک فورمه باز می شود که حاوی سه بخش می باشد: معلومات بسته، مضامین و تعداد و ارسال بسته می باشد.</w:t>
      </w:r>
    </w:p>
    <w:p w14:paraId="5E5DC524" w14:textId="77777777" w:rsidR="00130D46" w:rsidRPr="0092032C" w:rsidRDefault="00130D46" w:rsidP="00130D46">
      <w:pPr>
        <w:rPr>
          <w:rFonts w:asciiTheme="minorHAnsi" w:hAnsiTheme="minorHAnsi" w:cstheme="minorHAnsi"/>
          <w:color w:val="595959" w:themeColor="text1" w:themeTint="A6"/>
        </w:rPr>
      </w:pPr>
      <w:r w:rsidRPr="0092032C">
        <w:rPr>
          <w:rFonts w:asciiTheme="minorHAnsi" w:hAnsiTheme="minorHAnsi" w:cstheme="minorHAnsi"/>
          <w:noProof/>
          <w:color w:val="595959" w:themeColor="text1" w:themeTint="A6"/>
        </w:rPr>
        <w:drawing>
          <wp:inline distT="0" distB="0" distL="0" distR="0" wp14:anchorId="34618E19" wp14:editId="1D952376">
            <wp:extent cx="5762625" cy="5156835"/>
            <wp:effectExtent l="0" t="0" r="952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5156835"/>
                    </a:xfrm>
                    <a:prstGeom prst="rect">
                      <a:avLst/>
                    </a:prstGeom>
                    <a:noFill/>
                    <a:ln>
                      <a:noFill/>
                    </a:ln>
                  </pic:spPr>
                </pic:pic>
              </a:graphicData>
            </a:graphic>
          </wp:inline>
        </w:drawing>
      </w:r>
    </w:p>
    <w:p w14:paraId="4E60F06F" w14:textId="77777777" w:rsidR="00130D46" w:rsidRPr="0092032C" w:rsidRDefault="00130D46" w:rsidP="00130D46">
      <w:pPr>
        <w:rPr>
          <w:rFonts w:asciiTheme="minorHAnsi" w:hAnsiTheme="minorHAnsi" w:cstheme="minorHAnsi"/>
          <w:color w:val="595959" w:themeColor="text1" w:themeTint="A6"/>
        </w:rPr>
      </w:pPr>
    </w:p>
    <w:p w14:paraId="77F4C3EA" w14:textId="77777777" w:rsidR="00130D46" w:rsidRPr="0092032C" w:rsidRDefault="00130D46" w:rsidP="00130D46">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lastRenderedPageBreak/>
        <w:t>از بخش اولی که معلومات بسته می باشد شروع نموده عنوان بسته و شرح بسته را درج و سطح دریافت کننده بسته را از فهرست انتخاب نمائید. این به این معناست که شما آدرسی که قرار است کتاب ها به آن ارسال گردد را انتخاب میکنید، به عنوان مثال در صورتیکه شما این بسته کتابها را به یک ولسوالی مشخص در یک ولایت ارسال میکنید؛ نام ولسوالی را انتخاب نموده و بعداً نام ولایت را از فهرست ذیل انتخاب نمائید. و بعداً ولسوالی را از فهرست ولسوالی های ولایت منتخبه انتخاب نمائید.</w:t>
      </w:r>
    </w:p>
    <w:p w14:paraId="040CCFF0" w14:textId="77777777" w:rsidR="00130D46" w:rsidRPr="0092032C" w:rsidRDefault="00130D46" w:rsidP="00130D46">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t xml:space="preserve">همچنان لازم است تا تاریخ بسته را نیز با استفاده از جنتری داده شده انتخاب کنید. شما میتوانید تاریخ را با استفاده از تقویم میلادی و تقویم هجری شمسی انتخاب کنید، سیستم به گونه خودکار آنرا به تقویم هجری شمسی تبدیل میکند. </w:t>
      </w:r>
    </w:p>
    <w:p w14:paraId="7A91DB43" w14:textId="77777777" w:rsidR="00130D46" w:rsidRPr="0092032C" w:rsidRDefault="00130D46" w:rsidP="00130D46">
      <w:pPr>
        <w:bidi/>
        <w:rPr>
          <w:rFonts w:asciiTheme="minorHAnsi" w:hAnsiTheme="minorHAnsi" w:cstheme="minorHAnsi"/>
          <w:color w:val="595959" w:themeColor="text1" w:themeTint="A6"/>
        </w:rPr>
      </w:pPr>
    </w:p>
    <w:p w14:paraId="48959891" w14:textId="77777777" w:rsidR="00130D46" w:rsidRPr="0092032C" w:rsidRDefault="00130D46"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 xml:space="preserve">بعد از اینکه شما درج نمودن معلومات فوق را تکمیل نمودید، معلومات در مورد کتابهای درسی را که قرار است ارسال نمائید فراهم نمایید. این کار را میتوان در بخش دوم که مضامین و تعداد می باشد انجام داد. شما باید هر مضمونی را که قرار است برای هر صنف ارسال گردد در فورمه اضافه کنید.  </w:t>
      </w:r>
    </w:p>
    <w:p w14:paraId="2E0ADD00" w14:textId="7777777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طورمثال، در صورتیکه شما یکی از بسته های کتب را ارسال میکنید که شامل تفصیل ذیل میباشد:</w:t>
      </w:r>
    </w:p>
    <w:p w14:paraId="71CD192C" w14:textId="77777777" w:rsidR="00130D46" w:rsidRPr="0092032C" w:rsidRDefault="00130D46" w:rsidP="00130D46">
      <w:pPr>
        <w:pStyle w:val="ListParagraph"/>
        <w:numPr>
          <w:ilvl w:val="0"/>
          <w:numId w:val="4"/>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100 جلد کتاب ریاضی به زبان پشتو برای صنف اول</w:t>
      </w:r>
    </w:p>
    <w:p w14:paraId="644B9475" w14:textId="77777777" w:rsidR="00130D46" w:rsidRPr="0092032C" w:rsidRDefault="00130D46" w:rsidP="00130D46">
      <w:pPr>
        <w:pStyle w:val="ListParagraph"/>
        <w:numPr>
          <w:ilvl w:val="0"/>
          <w:numId w:val="4"/>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100 جلد کتاب  ریاضی به زبان دری برای صنف اول</w:t>
      </w:r>
    </w:p>
    <w:p w14:paraId="428B46DD" w14:textId="77777777" w:rsidR="00130D46" w:rsidRPr="0092032C" w:rsidRDefault="00130D46" w:rsidP="00130D46">
      <w:pPr>
        <w:pStyle w:val="ListParagraph"/>
        <w:numPr>
          <w:ilvl w:val="0"/>
          <w:numId w:val="4"/>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200 جلد کتاب کیمیا به زبان پشتو برای صنف هفتم</w:t>
      </w:r>
    </w:p>
    <w:p w14:paraId="742A5783" w14:textId="77777777" w:rsidR="00130D46" w:rsidRPr="0092032C" w:rsidRDefault="00130D46" w:rsidP="00130D46">
      <w:pPr>
        <w:pStyle w:val="ListParagraph"/>
        <w:numPr>
          <w:ilvl w:val="0"/>
          <w:numId w:val="4"/>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150 جلد کتاب کیمیا به زبان دری برای صنف هفتم</w:t>
      </w:r>
    </w:p>
    <w:p w14:paraId="176C2485" w14:textId="77777777" w:rsidR="00130D46" w:rsidRPr="0092032C" w:rsidRDefault="00130D46" w:rsidP="00130D46">
      <w:pPr>
        <w:pStyle w:val="ListParagraph"/>
        <w:numPr>
          <w:ilvl w:val="0"/>
          <w:numId w:val="4"/>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100 جلد کتاب بیولوژی به زبان پشتو برای صنف هشتم</w:t>
      </w:r>
    </w:p>
    <w:p w14:paraId="2AC1B365" w14:textId="7777777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شما مضامین را اضافه کرده و فورمه را به گونه ذیل تکمیل نمائید:</w:t>
      </w:r>
    </w:p>
    <w:p w14:paraId="640C028E" w14:textId="77777777" w:rsidR="00130D46" w:rsidRPr="0092032C" w:rsidRDefault="00130D46" w:rsidP="00130D46">
      <w:pPr>
        <w:pStyle w:val="ListParagraph"/>
        <w:numPr>
          <w:ilvl w:val="0"/>
          <w:numId w:val="5"/>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lang w:bidi="fa-IR"/>
        </w:rPr>
        <w:t xml:space="preserve">در بخش مضامین و تعداد ان روی دکمه اضافه نمودن مضمون کلیک کرده، صنف اول را از میان لست صنف ها انتخاب و سپس از لست مضامین ریاضی را برای صنف انتخاب شده انتخاب کنید و سپس روی دکمه اضافه نمودن مضمون کلیک کنید. عنوان/مضمون در فورمه اضافه خواهد شد. </w:t>
      </w:r>
    </w:p>
    <w:p w14:paraId="3BCAEBC3" w14:textId="77777777" w:rsidR="00130D46" w:rsidRPr="0092032C" w:rsidRDefault="00130D46" w:rsidP="00130D46">
      <w:pPr>
        <w:pStyle w:val="ListParagraph"/>
        <w:numPr>
          <w:ilvl w:val="0"/>
          <w:numId w:val="5"/>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lang w:bidi="fa-IR"/>
        </w:rPr>
        <w:t xml:space="preserve">مرحله اول را برای تمامی مضامین مثلاً کیمیا برای صنف هفتم، بیولوژی برای صنف هشتم تکرار کرده و روشی را که در فوق تشریح گردید بکار ببرید. </w:t>
      </w:r>
    </w:p>
    <w:p w14:paraId="72C35A13" w14:textId="77777777" w:rsidR="00130D46" w:rsidRPr="0092032C" w:rsidRDefault="00130D46" w:rsidP="00130D46">
      <w:pPr>
        <w:pStyle w:val="ListParagraph"/>
        <w:numPr>
          <w:ilvl w:val="0"/>
          <w:numId w:val="5"/>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lang w:bidi="fa-IR"/>
        </w:rPr>
        <w:t>به قسمت پائین برویید تا " ریاضیات" را از لست مضامین صنف اول پیدا کنید عدد 100 را درمقابل نام مضمون در ردیف دری نوشته و عدد 100 را در مقابل نام مضمون در ردیف پشتو بنویسید.</w:t>
      </w:r>
    </w:p>
    <w:p w14:paraId="4B637A9F" w14:textId="77777777" w:rsidR="00130D46" w:rsidRPr="0092032C" w:rsidRDefault="00130D46" w:rsidP="00130D46">
      <w:pPr>
        <w:pStyle w:val="ListParagraph"/>
        <w:numPr>
          <w:ilvl w:val="0"/>
          <w:numId w:val="5"/>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lang w:bidi="fa-IR"/>
        </w:rPr>
        <w:t>به قسمت پائین صفحه بروید تا  " کیمیا" را در لست مضامین صنف هفتم پیدا کنید عدد 150 را درمقابل نام مضمون در ردیف دری نوشته و عدد 200 را د رمقابل نام مضمون در ردیف پشتو بنویسید.</w:t>
      </w:r>
    </w:p>
    <w:p w14:paraId="4263F902" w14:textId="77777777" w:rsidR="00130D46" w:rsidRPr="0092032C" w:rsidRDefault="00130D46" w:rsidP="00130D46">
      <w:pPr>
        <w:pStyle w:val="ListParagraph"/>
        <w:numPr>
          <w:ilvl w:val="0"/>
          <w:numId w:val="5"/>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lang w:bidi="fa-IR"/>
        </w:rPr>
        <w:t>به قسمت پائین صفحه بروید تا   ساینس" را در لست مضامین صنف هشتم پیدا کنید عدد 100 را درمقابل نام مضمون در ردیف پشتو نوشته و چون کتابی به زبان دری ارسال نمیشود این بخش را خالی بگذارید.</w:t>
      </w:r>
    </w:p>
    <w:p w14:paraId="10549400" w14:textId="77777777" w:rsidR="00130D46" w:rsidRPr="0092032C" w:rsidRDefault="00130D46" w:rsidP="00130D46">
      <w:pPr>
        <w:pStyle w:val="ListParagraph"/>
        <w:numPr>
          <w:ilvl w:val="0"/>
          <w:numId w:val="5"/>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 xml:space="preserve">بالای دکمه ارسال بسته در بخش آخر کلیک نمایید تا بسته ارسال گردد. در صورتیکه فورمه را به درستی تکمیل کرده باشید یک دیالوگ تائیدی ظاهر میگردد و نشاندهنده تمام جزئیات بسته ای را که میخواهید ارسال کنید می باشد. </w:t>
      </w:r>
    </w:p>
    <w:p w14:paraId="17BE886A" w14:textId="77777777" w:rsidR="00130D46" w:rsidRPr="0092032C" w:rsidRDefault="00130D46" w:rsidP="00130D46">
      <w:pPr>
        <w:pStyle w:val="ListParagraph"/>
        <w:numPr>
          <w:ilvl w:val="0"/>
          <w:numId w:val="5"/>
        </w:num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 xml:space="preserve">جزئیات ظاهر شده در دیالوگ را به دقت بخواهید و قبل از کلیک روی دکمه ارسال بسته اطمینان حاصل کنید که همه چیز طور درست درج گردیده است. در غیر آن روی دکمه "فسخ" کلیک کرده و تغییرات لازمه را انجام دهید. </w:t>
      </w:r>
    </w:p>
    <w:p w14:paraId="0383F7C5" w14:textId="7777777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 xml:space="preserve">در صورتیکه بسته ارسال گردد شما یک پیام تائیدی را دریافت میکنید که بیانگر ارسال بسته می باشد. در غیر آن، لستی از "اشتباهات" در قسمت بالایی ظاهر میگردد که به شما رهنمایی میکند تا تغییرات لازمه را در بسته انجام دهید تا آماده ارسال گردد. </w:t>
      </w:r>
    </w:p>
    <w:p w14:paraId="78C4E8F3" w14:textId="77777777" w:rsidR="00130D46" w:rsidRPr="0092032C" w:rsidRDefault="00130D46"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در صورت که در فهرست موجودی رقم مشابه و یا رقم بزرگتر کتاب های قابل دسترس برای یک مضمون مشخص وجود نداشته باشد. یک پیام (</w:t>
      </w:r>
      <w:r w:rsidRPr="0092032C">
        <w:rPr>
          <w:rFonts w:asciiTheme="minorHAnsi" w:hAnsiTheme="minorHAnsi" w:cstheme="minorHAnsi"/>
          <w:color w:val="595959" w:themeColor="text1" w:themeTint="A6"/>
        </w:rPr>
        <w:t>error</w:t>
      </w:r>
      <w:r w:rsidRPr="0092032C">
        <w:rPr>
          <w:rFonts w:asciiTheme="minorHAnsi" w:hAnsiTheme="minorHAnsi" w:cstheme="minorHAnsi"/>
          <w:color w:val="595959" w:themeColor="text1" w:themeTint="A6"/>
          <w:rtl/>
        </w:rPr>
        <w:t>) دریافت میکند که بیان گر این موضوع میباشد که مقدار کتاب های موجود از مقدار کتابهای که قرار است ارسال گردد کمتر میباشد. در غیر این صورت بسته شما ارسال شده، و  وضعیت ارسال بسته بصورت تعلیق/ منتظر(</w:t>
      </w:r>
      <w:r w:rsidRPr="0092032C">
        <w:rPr>
          <w:rFonts w:asciiTheme="minorHAnsi" w:hAnsiTheme="minorHAnsi" w:cstheme="minorHAnsi"/>
          <w:color w:val="595959" w:themeColor="text1" w:themeTint="A6"/>
        </w:rPr>
        <w:t>Pending</w:t>
      </w:r>
      <w:r w:rsidRPr="0092032C">
        <w:rPr>
          <w:rFonts w:asciiTheme="minorHAnsi" w:hAnsiTheme="minorHAnsi" w:cstheme="minorHAnsi"/>
          <w:color w:val="595959" w:themeColor="text1" w:themeTint="A6"/>
          <w:rtl/>
        </w:rPr>
        <w:t>) باقی می ماند.</w:t>
      </w:r>
    </w:p>
    <w:p w14:paraId="3529AECF" w14:textId="7777777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بعد از اینکه دریافت کننده بسته ها را دریافت نمود، و فورمه دریافتی را تکمیل نمود،  حالت بصورت خودکار به دریافت شده (</w:t>
      </w:r>
      <w:r w:rsidRPr="0092032C">
        <w:rPr>
          <w:rFonts w:asciiTheme="minorHAnsi" w:hAnsiTheme="minorHAnsi" w:cstheme="minorHAnsi"/>
          <w:color w:val="595959" w:themeColor="text1" w:themeTint="A6"/>
        </w:rPr>
        <w:t>Receive</w:t>
      </w:r>
      <w:r w:rsidRPr="0092032C">
        <w:rPr>
          <w:rFonts w:asciiTheme="minorHAnsi" w:hAnsiTheme="minorHAnsi" w:cstheme="minorHAnsi"/>
          <w:color w:val="595959" w:themeColor="text1" w:themeTint="A6"/>
          <w:lang w:bidi="ps-AF"/>
        </w:rPr>
        <w:t>d</w:t>
      </w:r>
      <w:r w:rsidRPr="0092032C">
        <w:rPr>
          <w:rFonts w:asciiTheme="minorHAnsi" w:hAnsiTheme="minorHAnsi" w:cstheme="minorHAnsi"/>
          <w:color w:val="595959" w:themeColor="text1" w:themeTint="A6"/>
          <w:rtl/>
        </w:rPr>
        <w:t>) تبدیل میگردد.</w:t>
      </w:r>
    </w:p>
    <w:p w14:paraId="1B2410D8" w14:textId="77777777" w:rsidR="00130D46" w:rsidRPr="0092032C" w:rsidRDefault="00130D46" w:rsidP="00130D46">
      <w:pPr>
        <w:rPr>
          <w:rFonts w:asciiTheme="minorHAnsi" w:hAnsiTheme="minorHAnsi" w:cstheme="minorHAnsi"/>
        </w:rPr>
      </w:pPr>
    </w:p>
    <w:p w14:paraId="51A6F98C" w14:textId="77777777" w:rsidR="00130D46" w:rsidRPr="0092032C" w:rsidRDefault="00130D46" w:rsidP="00130D46">
      <w:pPr>
        <w:pStyle w:val="Heading1"/>
        <w:bidi/>
        <w:jc w:val="both"/>
        <w:rPr>
          <w:rFonts w:asciiTheme="minorHAnsi" w:hAnsiTheme="minorHAnsi" w:cstheme="minorHAnsi"/>
          <w:b/>
          <w:bCs/>
          <w:color w:val="C00000"/>
          <w:szCs w:val="28"/>
        </w:rPr>
      </w:pPr>
      <w:bookmarkStart w:id="16" w:name="_Toc48205292"/>
      <w:r w:rsidRPr="0092032C">
        <w:rPr>
          <w:rFonts w:asciiTheme="minorHAnsi" w:hAnsiTheme="minorHAnsi" w:cstheme="minorHAnsi"/>
          <w:bCs/>
          <w:color w:val="C00000"/>
          <w:szCs w:val="28"/>
          <w:rtl/>
        </w:rPr>
        <w:lastRenderedPageBreak/>
        <w:t xml:space="preserve">مشاهده جزئیات </w:t>
      </w:r>
      <w:r w:rsidRPr="0092032C">
        <w:rPr>
          <w:rFonts w:asciiTheme="minorHAnsi" w:hAnsiTheme="minorHAnsi" w:cstheme="minorHAnsi"/>
          <w:bCs/>
          <w:color w:val="C00000"/>
          <w:szCs w:val="28"/>
          <w:rtl/>
          <w:lang w:bidi="fa-IR"/>
        </w:rPr>
        <w:t>بسته</w:t>
      </w:r>
      <w:bookmarkEnd w:id="16"/>
    </w:p>
    <w:p w14:paraId="0DC049DA" w14:textId="77777777" w:rsidR="00130D46" w:rsidRPr="0092032C" w:rsidRDefault="00130D46" w:rsidP="00130D46">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t>در بخش ارسال بسته ها، شما میتوانید یک لست بسته را که شما ارسال نموده  اید، در حالت ارسال به گونه تعلیق/منتظر (</w:t>
      </w:r>
      <w:r w:rsidRPr="0092032C">
        <w:rPr>
          <w:rFonts w:asciiTheme="minorHAnsi" w:hAnsiTheme="minorHAnsi" w:cstheme="minorHAnsi"/>
          <w:color w:val="595959" w:themeColor="text1" w:themeTint="A6"/>
        </w:rPr>
        <w:t>Pending</w:t>
      </w:r>
      <w:r w:rsidRPr="0092032C">
        <w:rPr>
          <w:rFonts w:asciiTheme="minorHAnsi" w:hAnsiTheme="minorHAnsi" w:cstheme="minorHAnsi"/>
          <w:color w:val="595959" w:themeColor="text1" w:themeTint="A6"/>
          <w:rtl/>
          <w:lang w:bidi="fa-IR"/>
        </w:rPr>
        <w:t>) ویا دریافت شده (</w:t>
      </w:r>
      <w:r w:rsidRPr="0092032C">
        <w:rPr>
          <w:rFonts w:asciiTheme="minorHAnsi" w:hAnsiTheme="minorHAnsi" w:cstheme="minorHAnsi"/>
          <w:color w:val="595959" w:themeColor="text1" w:themeTint="A6"/>
        </w:rPr>
        <w:t>Receive</w:t>
      </w:r>
      <w:r w:rsidRPr="0092032C">
        <w:rPr>
          <w:rFonts w:asciiTheme="minorHAnsi" w:hAnsiTheme="minorHAnsi" w:cstheme="minorHAnsi"/>
          <w:color w:val="595959" w:themeColor="text1" w:themeTint="A6"/>
          <w:lang w:bidi="ps-AF"/>
        </w:rPr>
        <w:t>d</w:t>
      </w:r>
      <w:r w:rsidRPr="0092032C">
        <w:rPr>
          <w:rFonts w:asciiTheme="minorHAnsi" w:hAnsiTheme="minorHAnsi" w:cstheme="minorHAnsi"/>
          <w:color w:val="595959" w:themeColor="text1" w:themeTint="A6"/>
          <w:rtl/>
          <w:lang w:bidi="fa-IR"/>
        </w:rPr>
        <w:t>) مشاهده می نمائید.</w:t>
      </w:r>
    </w:p>
    <w:p w14:paraId="24DDE971" w14:textId="77777777" w:rsidR="00130D46" w:rsidRPr="0092032C" w:rsidRDefault="00130D46"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 xml:space="preserve">به هیمن ترتیب، در بخش دریافت بسته ها، شما یک فهرست بسته ها را همرا با وضعیت آنها </w:t>
      </w:r>
      <w:r w:rsidRPr="0092032C">
        <w:rPr>
          <w:rFonts w:asciiTheme="minorHAnsi" w:hAnsiTheme="minorHAnsi" w:cstheme="minorHAnsi"/>
          <w:color w:val="595959" w:themeColor="text1" w:themeTint="A6"/>
          <w:rtl/>
          <w:lang w:bidi="fa-IR"/>
        </w:rPr>
        <w:t>به گونه منتظر (</w:t>
      </w:r>
      <w:r w:rsidRPr="0092032C">
        <w:rPr>
          <w:rFonts w:asciiTheme="minorHAnsi" w:hAnsiTheme="minorHAnsi" w:cstheme="minorHAnsi"/>
          <w:color w:val="595959" w:themeColor="text1" w:themeTint="A6"/>
        </w:rPr>
        <w:t>Pending</w:t>
      </w:r>
      <w:r w:rsidRPr="0092032C">
        <w:rPr>
          <w:rFonts w:asciiTheme="minorHAnsi" w:hAnsiTheme="minorHAnsi" w:cstheme="minorHAnsi"/>
          <w:color w:val="595959" w:themeColor="text1" w:themeTint="A6"/>
          <w:rtl/>
          <w:lang w:bidi="fa-IR"/>
        </w:rPr>
        <w:t>) ویا دریافت شده (</w:t>
      </w:r>
      <w:r w:rsidRPr="0092032C">
        <w:rPr>
          <w:rFonts w:asciiTheme="minorHAnsi" w:hAnsiTheme="minorHAnsi" w:cstheme="minorHAnsi"/>
          <w:color w:val="595959" w:themeColor="text1" w:themeTint="A6"/>
        </w:rPr>
        <w:t>Receive</w:t>
      </w:r>
      <w:r w:rsidRPr="0092032C">
        <w:rPr>
          <w:rFonts w:asciiTheme="minorHAnsi" w:hAnsiTheme="minorHAnsi" w:cstheme="minorHAnsi"/>
          <w:color w:val="595959" w:themeColor="text1" w:themeTint="A6"/>
          <w:lang w:bidi="ps-AF"/>
        </w:rPr>
        <w:t>d</w:t>
      </w:r>
      <w:r w:rsidRPr="0092032C">
        <w:rPr>
          <w:rFonts w:asciiTheme="minorHAnsi" w:hAnsiTheme="minorHAnsi" w:cstheme="minorHAnsi"/>
          <w:color w:val="595959" w:themeColor="text1" w:themeTint="A6"/>
          <w:rtl/>
          <w:lang w:bidi="fa-IR"/>
        </w:rPr>
        <w:t xml:space="preserve">) </w:t>
      </w:r>
      <w:r w:rsidRPr="0092032C">
        <w:rPr>
          <w:rFonts w:asciiTheme="minorHAnsi" w:hAnsiTheme="minorHAnsi" w:cstheme="minorHAnsi"/>
          <w:color w:val="595959" w:themeColor="text1" w:themeTint="A6"/>
          <w:rtl/>
        </w:rPr>
        <w:t xml:space="preserve"> را مشاهده میکنید که برای شما ارسال شده است. </w:t>
      </w:r>
    </w:p>
    <w:p w14:paraId="70516532" w14:textId="7777777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در صورت که شما بخواهید تاجزئیات  بسته مشخص را مشاهده کنید، بالای دکمه مشاهده جزئیات (</w:t>
      </w:r>
      <w:r w:rsidRPr="0092032C">
        <w:rPr>
          <w:rFonts w:asciiTheme="minorHAnsi" w:hAnsiTheme="minorHAnsi" w:cstheme="minorHAnsi"/>
          <w:color w:val="595959" w:themeColor="text1" w:themeTint="A6"/>
        </w:rPr>
        <w:t>View Detail</w:t>
      </w:r>
      <w:r w:rsidRPr="0092032C">
        <w:rPr>
          <w:rFonts w:asciiTheme="minorHAnsi" w:hAnsiTheme="minorHAnsi" w:cstheme="minorHAnsi"/>
          <w:color w:val="595959" w:themeColor="text1" w:themeTint="A6"/>
          <w:rtl/>
        </w:rPr>
        <w:t>) که در مقابل آن قرار دادر کلیک نمایید، در این بخش برای شما  معلومات مکمل که در تصویر ذیل برای شما فهرست شده است باز خواهد شد.</w:t>
      </w:r>
    </w:p>
    <w:p w14:paraId="7DA42480" w14:textId="77777777" w:rsidR="00130D46" w:rsidRPr="0092032C" w:rsidRDefault="00130D46" w:rsidP="00130D46">
      <w:pPr>
        <w:rPr>
          <w:rFonts w:asciiTheme="minorHAnsi" w:hAnsiTheme="minorHAnsi" w:cstheme="minorHAnsi"/>
          <w:color w:val="595959" w:themeColor="text1" w:themeTint="A6"/>
        </w:rPr>
      </w:pPr>
      <w:r w:rsidRPr="0092032C">
        <w:rPr>
          <w:rFonts w:asciiTheme="minorHAnsi" w:hAnsiTheme="minorHAnsi" w:cstheme="minorHAnsi"/>
          <w:noProof/>
          <w:color w:val="595959" w:themeColor="text1" w:themeTint="A6"/>
        </w:rPr>
        <w:drawing>
          <wp:inline distT="0" distB="0" distL="0" distR="0" wp14:anchorId="7D7E1931" wp14:editId="699956E6">
            <wp:extent cx="5759450" cy="4224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4224020"/>
                    </a:xfrm>
                    <a:prstGeom prst="rect">
                      <a:avLst/>
                    </a:prstGeom>
                    <a:noFill/>
                    <a:ln>
                      <a:noFill/>
                    </a:ln>
                  </pic:spPr>
                </pic:pic>
              </a:graphicData>
            </a:graphic>
          </wp:inline>
        </w:drawing>
      </w:r>
    </w:p>
    <w:p w14:paraId="1D192DBA" w14:textId="77777777" w:rsidR="00130D46" w:rsidRPr="0092032C" w:rsidRDefault="00130D46" w:rsidP="00130D46">
      <w:pPr>
        <w:rPr>
          <w:rFonts w:asciiTheme="minorHAnsi" w:hAnsiTheme="minorHAnsi" w:cstheme="minorHAnsi"/>
          <w:color w:val="595959" w:themeColor="text1" w:themeTint="A6"/>
        </w:rPr>
      </w:pPr>
    </w:p>
    <w:p w14:paraId="69FBE959" w14:textId="77777777" w:rsidR="00130D46" w:rsidRPr="0092032C" w:rsidRDefault="00130D46"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در صورتکه حالت بسته های به گونه دریافت شده (</w:t>
      </w:r>
      <w:r w:rsidRPr="0092032C">
        <w:rPr>
          <w:rFonts w:asciiTheme="minorHAnsi" w:hAnsiTheme="minorHAnsi" w:cstheme="minorHAnsi"/>
          <w:color w:val="595959" w:themeColor="text1" w:themeTint="A6"/>
        </w:rPr>
        <w:t>Received</w:t>
      </w:r>
      <w:r w:rsidRPr="0092032C">
        <w:rPr>
          <w:rFonts w:asciiTheme="minorHAnsi" w:hAnsiTheme="minorHAnsi" w:cstheme="minorHAnsi"/>
          <w:color w:val="595959" w:themeColor="text1" w:themeTint="A6"/>
          <w:rtl/>
        </w:rPr>
        <w:t>) باشد، شما میتواند یک مقایسه میان آنچه که فرستاده شده است و میان آنچه که دریافت شده است را مشاهده میکنید. بدین ترتیب شما میتوانید یک تصویر واضح از کتابهای که مفقود شده و یا هم تخریب شده است را دریافت کنید.</w:t>
      </w:r>
    </w:p>
    <w:p w14:paraId="0033DEB1" w14:textId="3B33D7A7" w:rsidR="00130D46" w:rsidRPr="0092032C" w:rsidRDefault="00130D46" w:rsidP="00130D46">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همچنان در این صفحه،</w:t>
      </w:r>
      <w:r w:rsidRPr="0092032C">
        <w:rPr>
          <w:rFonts w:asciiTheme="minorHAnsi" w:hAnsiTheme="minorHAnsi" w:cstheme="minorHAnsi"/>
          <w:color w:val="595959" w:themeColor="text1" w:themeTint="A6"/>
          <w:rtl/>
          <w:lang w:bidi="fa-IR"/>
        </w:rPr>
        <w:t xml:space="preserve"> شما</w:t>
      </w:r>
      <w:r w:rsidRPr="0092032C">
        <w:rPr>
          <w:rFonts w:asciiTheme="minorHAnsi" w:hAnsiTheme="minorHAnsi" w:cstheme="minorHAnsi"/>
          <w:color w:val="595959" w:themeColor="text1" w:themeTint="A6"/>
          <w:rtl/>
        </w:rPr>
        <w:t xml:space="preserve"> میتوانید با </w:t>
      </w:r>
      <w:r w:rsidR="00A65B98">
        <w:rPr>
          <w:rFonts w:asciiTheme="minorHAnsi" w:hAnsiTheme="minorHAnsi" w:cstheme="minorHAnsi"/>
          <w:color w:val="595959" w:themeColor="text1" w:themeTint="A6"/>
          <w:rtl/>
        </w:rPr>
        <w:t>کلیک</w:t>
      </w:r>
      <w:r w:rsidRPr="0092032C">
        <w:rPr>
          <w:rFonts w:asciiTheme="minorHAnsi" w:hAnsiTheme="minorHAnsi" w:cstheme="minorHAnsi"/>
          <w:color w:val="595959" w:themeColor="text1" w:themeTint="A6"/>
          <w:rtl/>
        </w:rPr>
        <w:t xml:space="preserve"> نمودن بالای دکمه "آپلود جدید" در بخش "اسناد"، هر نوع کاپی سند سکن شده کمکی  را  آپلود کرده یا باز کنید.</w:t>
      </w:r>
    </w:p>
    <w:p w14:paraId="3BE3D157" w14:textId="77777777" w:rsidR="00730525" w:rsidRPr="0092032C" w:rsidRDefault="00730525" w:rsidP="00730525">
      <w:pPr>
        <w:rPr>
          <w:rFonts w:asciiTheme="minorHAnsi" w:hAnsiTheme="minorHAnsi" w:cstheme="minorHAnsi"/>
        </w:rPr>
      </w:pPr>
    </w:p>
    <w:p w14:paraId="2DE2BCE4" w14:textId="77777777" w:rsidR="00730525" w:rsidRPr="0092032C" w:rsidRDefault="00730525" w:rsidP="00730525">
      <w:pPr>
        <w:pStyle w:val="Heading1"/>
        <w:bidi/>
        <w:rPr>
          <w:rFonts w:asciiTheme="minorHAnsi" w:hAnsiTheme="minorHAnsi" w:cstheme="minorHAnsi"/>
          <w:b/>
          <w:bCs/>
          <w:color w:val="C00000"/>
          <w:szCs w:val="28"/>
        </w:rPr>
      </w:pPr>
      <w:bookmarkStart w:id="17" w:name="_Toc48205293"/>
      <w:r w:rsidRPr="0092032C">
        <w:rPr>
          <w:rFonts w:asciiTheme="minorHAnsi" w:hAnsiTheme="minorHAnsi" w:cstheme="minorHAnsi"/>
          <w:bCs/>
          <w:color w:val="C00000"/>
          <w:szCs w:val="28"/>
          <w:rtl/>
          <w:lang w:bidi="fa-IR"/>
        </w:rPr>
        <w:t>دریافت بسته ها</w:t>
      </w:r>
      <w:bookmarkEnd w:id="17"/>
      <w:r w:rsidRPr="0092032C">
        <w:rPr>
          <w:rFonts w:asciiTheme="minorHAnsi" w:hAnsiTheme="minorHAnsi" w:cstheme="minorHAnsi"/>
          <w:bCs/>
          <w:color w:val="C00000"/>
          <w:szCs w:val="28"/>
          <w:rtl/>
          <w:lang w:bidi="fa-IR"/>
        </w:rPr>
        <w:t xml:space="preserve"> </w:t>
      </w:r>
    </w:p>
    <w:p w14:paraId="6E7538D6" w14:textId="77777777" w:rsidR="00730525" w:rsidRPr="0092032C" w:rsidRDefault="00730525" w:rsidP="00730525">
      <w:pPr>
        <w:bidi/>
        <w:rPr>
          <w:rFonts w:asciiTheme="minorHAnsi" w:hAnsiTheme="minorHAnsi" w:cstheme="minorHAnsi"/>
          <w:color w:val="595959" w:themeColor="text1" w:themeTint="A6"/>
          <w:lang w:bidi="fa-IR"/>
        </w:rPr>
      </w:pPr>
      <w:r w:rsidRPr="0092032C">
        <w:rPr>
          <w:rFonts w:asciiTheme="minorHAnsi" w:hAnsiTheme="minorHAnsi" w:cstheme="minorHAnsi"/>
          <w:color w:val="595959" w:themeColor="text1" w:themeTint="A6"/>
          <w:rtl/>
        </w:rPr>
        <w:t>در بخش "بسته های دریافت شده" شما فهرستی از بسته ها که به شما ارسال گردیده اند با وضعیت آنها که یا "</w:t>
      </w:r>
      <w:r w:rsidRPr="0092032C">
        <w:rPr>
          <w:rFonts w:asciiTheme="minorHAnsi" w:hAnsiTheme="minorHAnsi" w:cstheme="minorHAnsi"/>
          <w:color w:val="595959" w:themeColor="text1" w:themeTint="A6"/>
          <w:rtl/>
          <w:lang w:bidi="fa-IR"/>
        </w:rPr>
        <w:t xml:space="preserve">تعلیقی" اند یا "دریافت شده" اند را مشاهده میکنید. </w:t>
      </w:r>
    </w:p>
    <w:p w14:paraId="22126AEC" w14:textId="77777777" w:rsidR="00730525" w:rsidRPr="0092032C" w:rsidRDefault="00730525" w:rsidP="00730525">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lastRenderedPageBreak/>
        <w:t xml:space="preserve">"تعلیقی" در اینجا به معنای اینست که بسته به شما ارسال گردیده است، اما شما باید با تکمیل نمودن فورمه دریافتی، آنرا دریافت کنید و بسته ها که دارای وضعیت "دریافت شده" اند؛ همان بسته هایی اند اکه شما قبلاً با تکمیل نمودن فورمه دریافتی برای آن، آنرا دریافت نموده اید. </w:t>
      </w:r>
    </w:p>
    <w:p w14:paraId="379C98E8" w14:textId="7EC26B1E" w:rsidR="00730525" w:rsidRPr="0092032C" w:rsidRDefault="00730525" w:rsidP="00730525">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t>برای دیدن جزئیات یا برای دریافت یک بسته، روی دکمه "مشاهده جزئیات" که در برابر آن قرار دارد کلیک کنید.</w:t>
      </w:r>
      <w:r w:rsidR="00B5071B" w:rsidRPr="0092032C">
        <w:rPr>
          <w:rFonts w:asciiTheme="minorHAnsi" w:hAnsiTheme="minorHAnsi" w:cstheme="minorHAnsi"/>
          <w:color w:val="595959" w:themeColor="text1" w:themeTint="A6"/>
          <w:rtl/>
          <w:lang w:bidi="fa-IR"/>
        </w:rPr>
        <w:t xml:space="preserve"> برای </w:t>
      </w:r>
      <w:r w:rsidRPr="0092032C">
        <w:rPr>
          <w:rFonts w:asciiTheme="minorHAnsi" w:hAnsiTheme="minorHAnsi" w:cstheme="minorHAnsi"/>
          <w:color w:val="595959" w:themeColor="text1" w:themeTint="A6"/>
          <w:rtl/>
          <w:lang w:bidi="fa-IR"/>
        </w:rPr>
        <w:t xml:space="preserve"> شما به یک دیالوگ باکس </w:t>
      </w:r>
      <w:r w:rsidR="00B527E7" w:rsidRPr="0092032C">
        <w:rPr>
          <w:rFonts w:asciiTheme="minorHAnsi" w:hAnsiTheme="minorHAnsi" w:cstheme="minorHAnsi"/>
          <w:color w:val="595959" w:themeColor="text1" w:themeTint="A6"/>
          <w:rtl/>
          <w:lang w:bidi="fa-IR"/>
        </w:rPr>
        <w:t>ظاهر میشود</w:t>
      </w:r>
      <w:r w:rsidRPr="0092032C">
        <w:rPr>
          <w:rFonts w:asciiTheme="minorHAnsi" w:hAnsiTheme="minorHAnsi" w:cstheme="minorHAnsi"/>
          <w:color w:val="595959" w:themeColor="text1" w:themeTint="A6"/>
          <w:rtl/>
          <w:lang w:bidi="fa-IR"/>
        </w:rPr>
        <w:t xml:space="preserve"> که حاوی تمام معلومات راجع به</w:t>
      </w:r>
      <w:r w:rsidR="00B527E7" w:rsidRPr="0092032C">
        <w:rPr>
          <w:rFonts w:asciiTheme="minorHAnsi" w:hAnsiTheme="minorHAnsi" w:cstheme="minorHAnsi"/>
          <w:color w:val="595959" w:themeColor="text1" w:themeTint="A6"/>
          <w:rtl/>
          <w:lang w:bidi="fa-IR"/>
        </w:rPr>
        <w:t xml:space="preserve"> بسته</w:t>
      </w:r>
      <w:r w:rsidRPr="0092032C">
        <w:rPr>
          <w:rFonts w:asciiTheme="minorHAnsi" w:hAnsiTheme="minorHAnsi" w:cstheme="minorHAnsi"/>
          <w:color w:val="595959" w:themeColor="text1" w:themeTint="A6"/>
          <w:rtl/>
          <w:lang w:bidi="fa-IR"/>
        </w:rPr>
        <w:t xml:space="preserve"> به شمول آنچه که به شما ارسال گردیده است با تعداد دقیق برای همه کتاب های ارسالی می باشد. </w:t>
      </w:r>
    </w:p>
    <w:p w14:paraId="0DA2C677" w14:textId="639368BA" w:rsidR="00730525" w:rsidRPr="0092032C" w:rsidRDefault="00730525" w:rsidP="00730525">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t xml:space="preserve">حالا، برای دریافت یک بسته، شما باید روی دکمه "دریافت" </w:t>
      </w:r>
      <w:r w:rsidR="00B527E7" w:rsidRPr="0092032C">
        <w:rPr>
          <w:rFonts w:asciiTheme="minorHAnsi" w:hAnsiTheme="minorHAnsi" w:cstheme="minorHAnsi"/>
          <w:color w:val="595959" w:themeColor="text1" w:themeTint="A6"/>
          <w:rtl/>
          <w:lang w:bidi="fa-IR"/>
        </w:rPr>
        <w:t xml:space="preserve"> در دیالوگ </w:t>
      </w:r>
      <w:r w:rsidRPr="0092032C">
        <w:rPr>
          <w:rFonts w:asciiTheme="minorHAnsi" w:hAnsiTheme="minorHAnsi" w:cstheme="minorHAnsi"/>
          <w:color w:val="595959" w:themeColor="text1" w:themeTint="A6"/>
          <w:rtl/>
          <w:lang w:bidi="fa-IR"/>
        </w:rPr>
        <w:t xml:space="preserve">کلیک کرده و فورمه را با تعداد دقیق کتاب هاییکه دریافت نموده اید تکمیل کنید. </w:t>
      </w:r>
      <w:r w:rsidR="00B527E7" w:rsidRPr="0092032C">
        <w:rPr>
          <w:rFonts w:asciiTheme="minorHAnsi" w:hAnsiTheme="minorHAnsi" w:cstheme="minorHAnsi"/>
          <w:color w:val="595959" w:themeColor="text1" w:themeTint="A6"/>
          <w:rtl/>
          <w:lang w:bidi="fa-IR"/>
        </w:rPr>
        <w:t xml:space="preserve"> </w:t>
      </w:r>
      <w:r w:rsidR="005D7497" w:rsidRPr="0092032C">
        <w:rPr>
          <w:rFonts w:asciiTheme="minorHAnsi" w:hAnsiTheme="minorHAnsi" w:cstheme="minorHAnsi"/>
          <w:color w:val="595959" w:themeColor="text1" w:themeTint="A6"/>
          <w:rtl/>
          <w:lang w:bidi="ps-AF"/>
        </w:rPr>
        <w:t>مضامین</w:t>
      </w:r>
      <w:r w:rsidR="00B527E7" w:rsidRPr="0092032C">
        <w:rPr>
          <w:rFonts w:asciiTheme="minorHAnsi" w:hAnsiTheme="minorHAnsi" w:cstheme="minorHAnsi"/>
          <w:color w:val="595959" w:themeColor="text1" w:themeTint="A6"/>
          <w:rtl/>
          <w:lang w:bidi="fa-IR"/>
        </w:rPr>
        <w:t xml:space="preserve"> مشابح  در فارم دریافتی از قبل اضافه شده است. شما میتوانید</w:t>
      </w:r>
      <w:r w:rsidR="005D7497" w:rsidRPr="0092032C">
        <w:rPr>
          <w:rFonts w:asciiTheme="minorHAnsi" w:hAnsiTheme="minorHAnsi" w:cstheme="minorHAnsi"/>
          <w:color w:val="595959" w:themeColor="text1" w:themeTint="A6"/>
          <w:rtl/>
          <w:lang w:bidi="ps-AF"/>
        </w:rPr>
        <w:t xml:space="preserve"> تعداد</w:t>
      </w:r>
      <w:r w:rsidR="00B527E7" w:rsidRPr="0092032C">
        <w:rPr>
          <w:rFonts w:asciiTheme="minorHAnsi" w:hAnsiTheme="minorHAnsi" w:cstheme="minorHAnsi"/>
          <w:color w:val="595959" w:themeColor="text1" w:themeTint="A6"/>
          <w:rtl/>
          <w:lang w:bidi="fa-IR"/>
        </w:rPr>
        <w:t xml:space="preserve"> را برای هر </w:t>
      </w:r>
      <w:r w:rsidR="005D7497" w:rsidRPr="0092032C">
        <w:rPr>
          <w:rFonts w:asciiTheme="minorHAnsi" w:hAnsiTheme="minorHAnsi" w:cstheme="minorHAnsi"/>
          <w:color w:val="595959" w:themeColor="text1" w:themeTint="A6"/>
          <w:rtl/>
          <w:lang w:bidi="ps-AF"/>
        </w:rPr>
        <w:t>مضمون</w:t>
      </w:r>
      <w:r w:rsidR="00B527E7" w:rsidRPr="0092032C">
        <w:rPr>
          <w:rFonts w:asciiTheme="minorHAnsi" w:hAnsiTheme="minorHAnsi" w:cstheme="minorHAnsi"/>
          <w:color w:val="595959" w:themeColor="text1" w:themeTint="A6"/>
          <w:rtl/>
          <w:lang w:bidi="fa-IR"/>
        </w:rPr>
        <w:t xml:space="preserve">  در هر زبان بصورت دستی درج نمائید یا بالای گزینه " پر نمودن مقدار ارسالی" کلیک نمائید تا بصورت خود</w:t>
      </w:r>
      <w:r w:rsidR="00B5071B" w:rsidRPr="0092032C">
        <w:rPr>
          <w:rFonts w:asciiTheme="minorHAnsi" w:hAnsiTheme="minorHAnsi" w:cstheme="minorHAnsi"/>
          <w:color w:val="595959" w:themeColor="text1" w:themeTint="A6"/>
          <w:rtl/>
          <w:lang w:bidi="fa-IR"/>
        </w:rPr>
        <w:t>کا</w:t>
      </w:r>
      <w:r w:rsidR="00B527E7" w:rsidRPr="0092032C">
        <w:rPr>
          <w:rFonts w:asciiTheme="minorHAnsi" w:hAnsiTheme="minorHAnsi" w:cstheme="minorHAnsi"/>
          <w:color w:val="595959" w:themeColor="text1" w:themeTint="A6"/>
          <w:rtl/>
          <w:lang w:bidi="fa-IR"/>
        </w:rPr>
        <w:t>ر مقدار ارسال  در فارم درج گردیده  و بعداً در صورت که تغیرات موجود باشد آن را میتوانید وارد نمائید.</w:t>
      </w:r>
    </w:p>
    <w:p w14:paraId="059D1DFC" w14:textId="3D3C966B" w:rsidR="00D0178F" w:rsidRPr="0092032C" w:rsidRDefault="00D0178F" w:rsidP="00D0178F">
      <w:pPr>
        <w:bidi/>
        <w:rPr>
          <w:rFonts w:asciiTheme="minorHAnsi" w:hAnsiTheme="minorHAnsi" w:cstheme="minorHAnsi"/>
          <w:color w:val="595959" w:themeColor="text1" w:themeTint="A6"/>
          <w:rtl/>
          <w:lang w:bidi="fa-IR"/>
        </w:rPr>
      </w:pPr>
      <w:r w:rsidRPr="0092032C">
        <w:rPr>
          <w:rFonts w:asciiTheme="minorHAnsi" w:hAnsiTheme="minorHAnsi" w:cstheme="minorHAnsi"/>
          <w:noProof/>
          <w:color w:val="595959" w:themeColor="text1" w:themeTint="A6"/>
        </w:rPr>
        <w:drawing>
          <wp:inline distT="0" distB="0" distL="0" distR="0" wp14:anchorId="7BB58B44" wp14:editId="3AE1D2DB">
            <wp:extent cx="5761355" cy="5617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355" cy="5617845"/>
                    </a:xfrm>
                    <a:prstGeom prst="rect">
                      <a:avLst/>
                    </a:prstGeom>
                    <a:noFill/>
                    <a:ln>
                      <a:noFill/>
                    </a:ln>
                  </pic:spPr>
                </pic:pic>
              </a:graphicData>
            </a:graphic>
          </wp:inline>
        </w:drawing>
      </w:r>
    </w:p>
    <w:p w14:paraId="38A46FF7" w14:textId="1AE22088" w:rsidR="00730525" w:rsidRPr="0092032C" w:rsidRDefault="00730525" w:rsidP="00730525">
      <w:pPr>
        <w:rPr>
          <w:rFonts w:asciiTheme="minorHAnsi" w:hAnsiTheme="minorHAnsi" w:cstheme="minorHAnsi"/>
          <w:color w:val="595959" w:themeColor="text1" w:themeTint="A6"/>
        </w:rPr>
      </w:pPr>
    </w:p>
    <w:p w14:paraId="17681B11" w14:textId="77777777" w:rsidR="00730525" w:rsidRPr="0092032C" w:rsidRDefault="00730525" w:rsidP="00730525">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 xml:space="preserve">طوریکه در تصویر نشان داده شده است، به شما جزئیات کامل کتاب های ارسال شده با تعداد آن نشان داده می شود. برای تکمیل نمودن روند دریافت یک بسته، لازم است تا فورمه دریافتی را با تعداد دقیق کتاب هاییکه دریافت نموده اید را تکمیل کنید. </w:t>
      </w:r>
    </w:p>
    <w:p w14:paraId="5AA5C570" w14:textId="6488DA8A" w:rsidR="00B5071B" w:rsidRPr="0092032C" w:rsidRDefault="00730525" w:rsidP="00B5071B">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lastRenderedPageBreak/>
        <w:t>همینکه این کار انجام شد،</w:t>
      </w:r>
      <w:r w:rsidR="000F7022" w:rsidRPr="0092032C">
        <w:rPr>
          <w:rFonts w:asciiTheme="minorHAnsi" w:hAnsiTheme="minorHAnsi" w:cstheme="minorHAnsi"/>
          <w:color w:val="595959" w:themeColor="text1" w:themeTint="A6"/>
          <w:rtl/>
        </w:rPr>
        <w:t xml:space="preserve"> میتوانید بالای دکمه "بسته دریافتی" </w:t>
      </w:r>
      <w:r w:rsidRPr="0092032C">
        <w:rPr>
          <w:rFonts w:asciiTheme="minorHAnsi" w:hAnsiTheme="minorHAnsi" w:cstheme="minorHAnsi"/>
          <w:color w:val="595959" w:themeColor="text1" w:themeTint="A6"/>
          <w:rtl/>
        </w:rPr>
        <w:t xml:space="preserve">در پائین فورمه وجود دارد کلیک کنید تا روند دریافت بسته تکمیل گردد. </w:t>
      </w:r>
    </w:p>
    <w:p w14:paraId="1B969901" w14:textId="7C77C460" w:rsidR="00B5071B" w:rsidRPr="0092032C" w:rsidRDefault="00B5071B" w:rsidP="00B5071B">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rPr>
        <w:t>در صورت که بسته دریافت شده باشد، شما یک پیام تائیدی که حاوی همین متن میباشد دریافت خواهید کرد</w:t>
      </w:r>
      <w:r w:rsidR="000966CE" w:rsidRPr="0092032C">
        <w:rPr>
          <w:rFonts w:asciiTheme="minorHAnsi" w:hAnsiTheme="minorHAnsi" w:cstheme="minorHAnsi"/>
          <w:color w:val="595959" w:themeColor="text1" w:themeTint="A6"/>
          <w:rtl/>
        </w:rPr>
        <w:t>، در غیر اینصورت، یک فهرست از اشتباهات در قسمت بالایی برای شما ظاهر میگردد که شما را رهنمایی میکند تا بعضی تغیرات ضروری را انجام دهید تا اینکه بسته دریافت شود.</w:t>
      </w:r>
    </w:p>
    <w:p w14:paraId="187BC2E4" w14:textId="0FEECA33" w:rsidR="00730525" w:rsidRPr="0092032C" w:rsidRDefault="00730525" w:rsidP="00730525">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 xml:space="preserve">از اسکرین قبلی، همچنان میتوانید هر سند کمکی دیگر را برای این </w:t>
      </w:r>
      <w:r w:rsidR="000F7022" w:rsidRPr="0092032C">
        <w:rPr>
          <w:rFonts w:asciiTheme="minorHAnsi" w:hAnsiTheme="minorHAnsi" w:cstheme="minorHAnsi"/>
          <w:color w:val="595959" w:themeColor="text1" w:themeTint="A6"/>
          <w:rtl/>
        </w:rPr>
        <w:t xml:space="preserve">بسته </w:t>
      </w:r>
      <w:r w:rsidRPr="0092032C">
        <w:rPr>
          <w:rFonts w:asciiTheme="minorHAnsi" w:hAnsiTheme="minorHAnsi" w:cstheme="minorHAnsi"/>
          <w:color w:val="595959" w:themeColor="text1" w:themeTint="A6"/>
          <w:rtl/>
        </w:rPr>
        <w:t>با کلیک نمودن روی</w:t>
      </w:r>
      <w:r w:rsidR="000F7022" w:rsidRPr="0092032C">
        <w:rPr>
          <w:rFonts w:asciiTheme="minorHAnsi" w:hAnsiTheme="minorHAnsi" w:cstheme="minorHAnsi"/>
          <w:color w:val="595959" w:themeColor="text1" w:themeTint="A6"/>
          <w:rtl/>
        </w:rPr>
        <w:t xml:space="preserve"> آپلود </w:t>
      </w:r>
      <w:r w:rsidRPr="0092032C">
        <w:rPr>
          <w:rFonts w:asciiTheme="minorHAnsi" w:hAnsiTheme="minorHAnsi" w:cstheme="minorHAnsi"/>
          <w:color w:val="595959" w:themeColor="text1" w:themeTint="A6"/>
          <w:rtl/>
        </w:rPr>
        <w:t xml:space="preserve"> دکمه </w:t>
      </w:r>
      <w:r w:rsidR="000F7022" w:rsidRPr="0092032C">
        <w:rPr>
          <w:rFonts w:asciiTheme="minorHAnsi" w:hAnsiTheme="minorHAnsi" w:cstheme="minorHAnsi"/>
          <w:color w:val="595959" w:themeColor="text1" w:themeTint="A6"/>
          <w:rtl/>
        </w:rPr>
        <w:t xml:space="preserve">جدید در بخش اسناد ها </w:t>
      </w:r>
      <w:r w:rsidRPr="0092032C">
        <w:rPr>
          <w:rFonts w:asciiTheme="minorHAnsi" w:hAnsiTheme="minorHAnsi" w:cstheme="minorHAnsi"/>
          <w:color w:val="595959" w:themeColor="text1" w:themeTint="A6"/>
          <w:rtl/>
        </w:rPr>
        <w:t xml:space="preserve">اپلود و ضمیمه کنید. </w:t>
      </w:r>
    </w:p>
    <w:p w14:paraId="5EF05442" w14:textId="56CFC398" w:rsidR="00730525" w:rsidRPr="0092032C" w:rsidRDefault="003B6D54" w:rsidP="00730525">
      <w:pPr>
        <w:pStyle w:val="Heading1"/>
        <w:bidi/>
        <w:rPr>
          <w:rFonts w:asciiTheme="minorHAnsi" w:hAnsiTheme="minorHAnsi" w:cstheme="minorHAnsi"/>
          <w:b/>
          <w:bCs/>
          <w:color w:val="C00000"/>
          <w:szCs w:val="28"/>
        </w:rPr>
      </w:pPr>
      <w:r w:rsidRPr="0092032C">
        <w:rPr>
          <w:rFonts w:asciiTheme="minorHAnsi" w:hAnsiTheme="minorHAnsi" w:cstheme="minorHAnsi"/>
          <w:bCs/>
          <w:color w:val="C00000"/>
          <w:szCs w:val="28"/>
          <w:rtl/>
        </w:rPr>
        <w:t xml:space="preserve"> </w:t>
      </w:r>
      <w:bookmarkStart w:id="18" w:name="_Toc48205294"/>
      <w:r w:rsidRPr="0092032C">
        <w:rPr>
          <w:rFonts w:asciiTheme="minorHAnsi" w:hAnsiTheme="minorHAnsi" w:cstheme="minorHAnsi"/>
          <w:bCs/>
          <w:color w:val="C00000"/>
          <w:szCs w:val="28"/>
          <w:rtl/>
        </w:rPr>
        <w:t>توزیع کتابها برای شاگردان</w:t>
      </w:r>
      <w:bookmarkEnd w:id="18"/>
      <w:r w:rsidRPr="0092032C">
        <w:rPr>
          <w:rFonts w:asciiTheme="minorHAnsi" w:hAnsiTheme="minorHAnsi" w:cstheme="minorHAnsi"/>
          <w:bCs/>
          <w:color w:val="C00000"/>
          <w:szCs w:val="28"/>
          <w:rtl/>
        </w:rPr>
        <w:t xml:space="preserve"> </w:t>
      </w:r>
    </w:p>
    <w:p w14:paraId="4F32EC95" w14:textId="356B57D7" w:rsidR="003B6D54" w:rsidRPr="0092032C" w:rsidRDefault="003B6D54" w:rsidP="00730525">
      <w:pPr>
        <w:bidi/>
        <w:rPr>
          <w:rFonts w:asciiTheme="minorHAnsi" w:hAnsiTheme="minorHAnsi" w:cstheme="minorHAnsi"/>
          <w:color w:val="595959" w:themeColor="text1" w:themeTint="A6"/>
        </w:rPr>
      </w:pPr>
      <w:r w:rsidRPr="0092032C">
        <w:rPr>
          <w:rFonts w:asciiTheme="minorHAnsi" w:hAnsiTheme="minorHAnsi" w:cstheme="minorHAnsi"/>
          <w:color w:val="595959" w:themeColor="text1" w:themeTint="A6"/>
          <w:rtl/>
        </w:rPr>
        <w:t>بخش های ارسال و دریافت بسته به شما این امکان را میدهد تا بسته ها را به قردادی، مرکز، ولایت، ولسوالی و مکتب ارسال نموده و یا از آنها دریافت نمود</w:t>
      </w:r>
      <w:r w:rsidR="007B03ED" w:rsidRPr="0092032C">
        <w:rPr>
          <w:rFonts w:asciiTheme="minorHAnsi" w:hAnsiTheme="minorHAnsi" w:cstheme="minorHAnsi"/>
          <w:color w:val="595959" w:themeColor="text1" w:themeTint="A6"/>
          <w:rtl/>
        </w:rPr>
        <w:t>. هر چند  اطلاعات واقعی  درج کتابهای توزیع شده برای شاگردان دربخش توزیع برای شاگردان  صورت گرفته است.</w:t>
      </w:r>
    </w:p>
    <w:p w14:paraId="72159244" w14:textId="1E90D7C4" w:rsidR="007B03ED" w:rsidRPr="0092032C" w:rsidRDefault="007B03ED" w:rsidP="007B03ED">
      <w:pPr>
        <w:bidi/>
        <w:rPr>
          <w:rFonts w:asciiTheme="minorHAnsi" w:hAnsiTheme="minorHAnsi" w:cstheme="minorHAnsi"/>
          <w:color w:val="595959" w:themeColor="text1" w:themeTint="A6"/>
          <w:lang w:bidi="fa-IR"/>
        </w:rPr>
      </w:pPr>
      <w:r w:rsidRPr="0092032C">
        <w:rPr>
          <w:rFonts w:asciiTheme="minorHAnsi" w:hAnsiTheme="minorHAnsi" w:cstheme="minorHAnsi"/>
          <w:color w:val="595959" w:themeColor="text1" w:themeTint="A6"/>
          <w:rtl/>
          <w:lang w:bidi="fa-IR"/>
        </w:rPr>
        <w:t>بصورت مطلوب سیستم آنلاین مدیریت موجودی کتب درسی در سطح مکتب عملیه درج اطلاعات را برای  کتابهای که برای شاگردن توزیع شده است و کتابهای که</w:t>
      </w:r>
      <w:r w:rsidR="000966CE" w:rsidRPr="0092032C">
        <w:rPr>
          <w:rFonts w:asciiTheme="minorHAnsi" w:hAnsiTheme="minorHAnsi" w:cstheme="minorHAnsi"/>
          <w:color w:val="595959" w:themeColor="text1" w:themeTint="A6"/>
          <w:lang w:bidi="fa-IR"/>
        </w:rPr>
        <w:t xml:space="preserve"> </w:t>
      </w:r>
      <w:r w:rsidR="000966CE" w:rsidRPr="0092032C">
        <w:rPr>
          <w:rFonts w:asciiTheme="minorHAnsi" w:hAnsiTheme="minorHAnsi" w:cstheme="minorHAnsi"/>
          <w:color w:val="595959" w:themeColor="text1" w:themeTint="A6"/>
          <w:rtl/>
          <w:lang w:bidi="fa-IR"/>
        </w:rPr>
        <w:t>از شاگردان</w:t>
      </w:r>
      <w:r w:rsidRPr="0092032C">
        <w:rPr>
          <w:rFonts w:asciiTheme="minorHAnsi" w:hAnsiTheme="minorHAnsi" w:cstheme="minorHAnsi"/>
          <w:color w:val="595959" w:themeColor="text1" w:themeTint="A6"/>
          <w:rtl/>
          <w:lang w:bidi="fa-IR"/>
        </w:rPr>
        <w:t xml:space="preserve"> دریافت شده است ( به عنوان مثال در ختم سال )  را انجام دهد</w:t>
      </w:r>
      <w:r w:rsidR="007228AF" w:rsidRPr="0092032C">
        <w:rPr>
          <w:rFonts w:asciiTheme="minorHAnsi" w:hAnsiTheme="minorHAnsi" w:cstheme="minorHAnsi"/>
          <w:color w:val="595959" w:themeColor="text1" w:themeTint="A6"/>
          <w:rtl/>
          <w:lang w:bidi="fa-IR"/>
        </w:rPr>
        <w:t>، هر چند در بسیاری از موارد  به علت دسترسی محدود به سیستم دیجیتلی  در بسیاری از مکاتب احتمال میرود</w:t>
      </w:r>
      <w:r w:rsidR="000966CE" w:rsidRPr="0092032C">
        <w:rPr>
          <w:rFonts w:asciiTheme="minorHAnsi" w:hAnsiTheme="minorHAnsi" w:cstheme="minorHAnsi"/>
          <w:color w:val="595959" w:themeColor="text1" w:themeTint="A6"/>
          <w:rtl/>
          <w:lang w:bidi="fa-IR"/>
        </w:rPr>
        <w:t xml:space="preserve"> این</w:t>
      </w:r>
      <w:r w:rsidR="007228AF" w:rsidRPr="0092032C">
        <w:rPr>
          <w:rFonts w:asciiTheme="minorHAnsi" w:hAnsiTheme="minorHAnsi" w:cstheme="minorHAnsi"/>
          <w:color w:val="595959" w:themeColor="text1" w:themeTint="A6"/>
          <w:rtl/>
          <w:lang w:bidi="fa-IR"/>
        </w:rPr>
        <w:t xml:space="preserve"> امر ممکن نباشد. </w:t>
      </w:r>
      <w:r w:rsidR="00BC7661" w:rsidRPr="0092032C">
        <w:rPr>
          <w:rFonts w:asciiTheme="minorHAnsi" w:hAnsiTheme="minorHAnsi" w:cstheme="minorHAnsi"/>
          <w:color w:val="595959" w:themeColor="text1" w:themeTint="A6"/>
          <w:rtl/>
          <w:lang w:bidi="fa-IR"/>
        </w:rPr>
        <w:t xml:space="preserve">حساب </w:t>
      </w:r>
      <w:r w:rsidR="007228AF" w:rsidRPr="0092032C">
        <w:rPr>
          <w:rFonts w:asciiTheme="minorHAnsi" w:hAnsiTheme="minorHAnsi" w:cstheme="minorHAnsi"/>
          <w:color w:val="595959" w:themeColor="text1" w:themeTint="A6"/>
          <w:rtl/>
          <w:lang w:bidi="fa-IR"/>
        </w:rPr>
        <w:t>به سطح ولسوالی ها نیز میتواند عین فعالیت ( درج اطلاعات ) را برای  مکاتب که مربوط به ولسوالی های مشخص میگردد انجام دهد</w:t>
      </w:r>
      <w:r w:rsidR="007228AF" w:rsidRPr="0092032C">
        <w:rPr>
          <w:rFonts w:asciiTheme="minorHAnsi" w:hAnsiTheme="minorHAnsi" w:cstheme="minorHAnsi"/>
          <w:color w:val="595959" w:themeColor="text1" w:themeTint="A6"/>
          <w:lang w:bidi="fa-IR"/>
        </w:rPr>
        <w:t>.</w:t>
      </w:r>
    </w:p>
    <w:p w14:paraId="28BEA6EC" w14:textId="3EF979C6" w:rsidR="003F1F69" w:rsidRPr="0092032C" w:rsidRDefault="007228AF" w:rsidP="00C97E1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lang w:bidi="fa-IR"/>
        </w:rPr>
        <w:t>جهت دسترسی به این بخش</w:t>
      </w:r>
      <w:r w:rsidR="003F1F69" w:rsidRPr="0092032C">
        <w:rPr>
          <w:rFonts w:asciiTheme="minorHAnsi" w:hAnsiTheme="minorHAnsi" w:cstheme="minorHAnsi"/>
          <w:color w:val="595959" w:themeColor="text1" w:themeTint="A6"/>
          <w:rtl/>
        </w:rPr>
        <w:t>، لطفاً بالای آیکون مینو (</w:t>
      </w:r>
      <w:r w:rsidR="003F1F69" w:rsidRPr="0092032C">
        <w:rPr>
          <w:rFonts w:asciiTheme="minorHAnsi" w:hAnsiTheme="minorHAnsi" w:cstheme="minorHAnsi"/>
          <w:color w:val="595959" w:themeColor="text1" w:themeTint="A6"/>
        </w:rPr>
        <w:t>menu icon</w:t>
      </w:r>
      <w:r w:rsidR="003F1F69" w:rsidRPr="0092032C">
        <w:rPr>
          <w:rFonts w:asciiTheme="minorHAnsi" w:hAnsiTheme="minorHAnsi" w:cstheme="minorHAnsi"/>
          <w:color w:val="595959" w:themeColor="text1" w:themeTint="A6"/>
          <w:rtl/>
        </w:rPr>
        <w:t xml:space="preserve">) در قسمت بالایی طرف چپ </w:t>
      </w:r>
      <w:r w:rsidR="00A65B98">
        <w:rPr>
          <w:rFonts w:asciiTheme="minorHAnsi" w:hAnsiTheme="minorHAnsi" w:cstheme="minorHAnsi"/>
          <w:color w:val="595959" w:themeColor="text1" w:themeTint="A6"/>
          <w:rtl/>
        </w:rPr>
        <w:t>کلیک</w:t>
      </w:r>
      <w:r w:rsidR="003F1F69" w:rsidRPr="0092032C">
        <w:rPr>
          <w:rFonts w:asciiTheme="minorHAnsi" w:hAnsiTheme="minorHAnsi" w:cstheme="minorHAnsi"/>
          <w:color w:val="595959" w:themeColor="text1" w:themeTint="A6"/>
          <w:rtl/>
        </w:rPr>
        <w:t xml:space="preserve"> نموده بعد بالای "توزیع برای شاگردان" کل</w:t>
      </w:r>
      <w:r w:rsidR="007C18E9" w:rsidRPr="0092032C">
        <w:rPr>
          <w:rFonts w:asciiTheme="minorHAnsi" w:hAnsiTheme="minorHAnsi" w:cstheme="minorHAnsi"/>
          <w:color w:val="595959" w:themeColor="text1" w:themeTint="A6"/>
          <w:rtl/>
        </w:rPr>
        <w:t>ی</w:t>
      </w:r>
      <w:r w:rsidR="003F1F69" w:rsidRPr="0092032C">
        <w:rPr>
          <w:rFonts w:asciiTheme="minorHAnsi" w:hAnsiTheme="minorHAnsi" w:cstheme="minorHAnsi"/>
          <w:color w:val="595959" w:themeColor="text1" w:themeTint="A6"/>
          <w:rtl/>
        </w:rPr>
        <w:t>ک کنید. با این عملیه یک صفحه باز میگردد  که در آن شما میتوانید  مکتبی را انتخاب نمائید که شما میخواهید درج اطلاعات را برای آن مکتب انجام دهید</w:t>
      </w:r>
      <w:r w:rsidR="007C18E9" w:rsidRPr="0092032C">
        <w:rPr>
          <w:rFonts w:asciiTheme="minorHAnsi" w:hAnsiTheme="minorHAnsi" w:cstheme="minorHAnsi"/>
          <w:color w:val="595959" w:themeColor="text1" w:themeTint="A6"/>
          <w:rtl/>
        </w:rPr>
        <w:t>، البته</w:t>
      </w:r>
      <w:r w:rsidR="003F1F69" w:rsidRPr="0092032C">
        <w:rPr>
          <w:rFonts w:asciiTheme="minorHAnsi" w:hAnsiTheme="minorHAnsi" w:cstheme="minorHAnsi"/>
          <w:color w:val="595959" w:themeColor="text1" w:themeTint="A6"/>
          <w:rtl/>
        </w:rPr>
        <w:t xml:space="preserve"> در صورت که وارد حساب به سطح ولسوالی شده باشید. د رصورت که شما وارد سیستم  به سطح </w:t>
      </w:r>
      <w:r w:rsidR="00D5568A" w:rsidRPr="0092032C">
        <w:rPr>
          <w:rFonts w:asciiTheme="minorHAnsi" w:hAnsiTheme="minorHAnsi" w:cstheme="minorHAnsi"/>
          <w:color w:val="595959" w:themeColor="text1" w:themeTint="A6"/>
          <w:rtl/>
        </w:rPr>
        <w:t xml:space="preserve">یک </w:t>
      </w:r>
      <w:r w:rsidR="003F1F69" w:rsidRPr="0092032C">
        <w:rPr>
          <w:rFonts w:asciiTheme="minorHAnsi" w:hAnsiTheme="minorHAnsi" w:cstheme="minorHAnsi"/>
          <w:color w:val="595959" w:themeColor="text1" w:themeTint="A6"/>
          <w:rtl/>
        </w:rPr>
        <w:t xml:space="preserve">مکتب شده باشید، در این صورت شما تنها قادر خواهید بود </w:t>
      </w:r>
      <w:r w:rsidR="00C97E16" w:rsidRPr="0092032C">
        <w:rPr>
          <w:rFonts w:asciiTheme="minorHAnsi" w:hAnsiTheme="minorHAnsi" w:cstheme="minorHAnsi"/>
          <w:color w:val="595959" w:themeColor="text1" w:themeTint="A6"/>
          <w:rtl/>
        </w:rPr>
        <w:t xml:space="preserve">تا مکتب مشخص را از فهرست انتخاب کنید بعد از اینکه  شما مکتب را انتخاب نمودید بخش های ذیل </w:t>
      </w:r>
      <w:r w:rsidR="003F1F69" w:rsidRPr="0092032C">
        <w:rPr>
          <w:rFonts w:asciiTheme="minorHAnsi" w:hAnsiTheme="minorHAnsi" w:cstheme="minorHAnsi"/>
          <w:color w:val="595959" w:themeColor="text1" w:themeTint="A6"/>
          <w:rtl/>
        </w:rPr>
        <w:t>به گونه که در تصویر در ذیل نشان داده شده است باز میشود.</w:t>
      </w:r>
    </w:p>
    <w:p w14:paraId="64029500" w14:textId="51794444" w:rsidR="00D0178F" w:rsidRPr="0092032C" w:rsidRDefault="00D0178F" w:rsidP="00D0178F">
      <w:pPr>
        <w:bidi/>
        <w:rPr>
          <w:rFonts w:asciiTheme="minorHAnsi" w:hAnsiTheme="minorHAnsi" w:cstheme="minorHAnsi"/>
        </w:rPr>
      </w:pPr>
      <w:r w:rsidRPr="0092032C">
        <w:rPr>
          <w:rFonts w:asciiTheme="minorHAnsi" w:hAnsiTheme="minorHAnsi" w:cstheme="minorHAnsi"/>
          <w:noProof/>
        </w:rPr>
        <w:drawing>
          <wp:inline distT="0" distB="0" distL="0" distR="0" wp14:anchorId="7F49A3A4" wp14:editId="5A0C59A9">
            <wp:extent cx="5761355" cy="352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355" cy="3526155"/>
                    </a:xfrm>
                    <a:prstGeom prst="rect">
                      <a:avLst/>
                    </a:prstGeom>
                    <a:noFill/>
                    <a:ln>
                      <a:noFill/>
                    </a:ln>
                  </pic:spPr>
                </pic:pic>
              </a:graphicData>
            </a:graphic>
          </wp:inline>
        </w:drawing>
      </w:r>
    </w:p>
    <w:p w14:paraId="502EA002" w14:textId="77777777" w:rsidR="00730525" w:rsidRPr="0092032C" w:rsidRDefault="00730525" w:rsidP="00730525">
      <w:pPr>
        <w:rPr>
          <w:rFonts w:asciiTheme="minorHAnsi" w:hAnsiTheme="minorHAnsi" w:cstheme="minorHAnsi"/>
        </w:rPr>
      </w:pPr>
    </w:p>
    <w:p w14:paraId="70CE0F19" w14:textId="00675C76" w:rsidR="00991740" w:rsidRPr="0092032C" w:rsidRDefault="00991740" w:rsidP="00991740">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lastRenderedPageBreak/>
        <w:t xml:space="preserve"> بخش های جالب در اینجا عبارت از ارائه ( توزیع ) برای شاگردان و دریافت از شاگردان میباشد. چنانکه از نام آن پیدا است ارائه ( توزیع) برای شاگردان عبارت است کتابهای است که شما برای شاگردان بصورت بسته توزیع نموده ائید، و دریافت از شاگردان عبارت از کتابهای است که شما از شاگردان به صورت یک بسته دریافت نموده ائید. دریافت کتابها از شاگردان بیشتر در ختم سال تعلیمی صورت گرفته و کتابها بعد از موجودی برای توزیع در سال آینده ذخیر</w:t>
      </w:r>
      <w:r w:rsidR="00D5568A" w:rsidRPr="0092032C">
        <w:rPr>
          <w:rFonts w:asciiTheme="minorHAnsi" w:hAnsiTheme="minorHAnsi" w:cstheme="minorHAnsi"/>
          <w:color w:val="595959" w:themeColor="text1" w:themeTint="A6"/>
          <w:rtl/>
        </w:rPr>
        <w:t>ه</w:t>
      </w:r>
      <w:r w:rsidRPr="0092032C">
        <w:rPr>
          <w:rFonts w:asciiTheme="minorHAnsi" w:hAnsiTheme="minorHAnsi" w:cstheme="minorHAnsi"/>
          <w:color w:val="595959" w:themeColor="text1" w:themeTint="A6"/>
          <w:rtl/>
        </w:rPr>
        <w:t xml:space="preserve"> میگردد.</w:t>
      </w:r>
    </w:p>
    <w:p w14:paraId="40FA483C" w14:textId="291A7058" w:rsidR="00991740" w:rsidRPr="0092032C" w:rsidRDefault="00991740" w:rsidP="00991740">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 xml:space="preserve">برای توزیع کتاب ها برای شاگردان ، بصورت ساده بالای دکمه ارائه برای شاگردان </w:t>
      </w:r>
      <w:r w:rsidR="00AB6B9A" w:rsidRPr="0092032C">
        <w:rPr>
          <w:rFonts w:asciiTheme="minorHAnsi" w:hAnsiTheme="minorHAnsi" w:cstheme="minorHAnsi"/>
          <w:color w:val="595959" w:themeColor="text1" w:themeTint="A6"/>
          <w:rtl/>
        </w:rPr>
        <w:t>، ویا دریافت دوباره کتاب از شاگردان کلیک کنید. ویا بالای دکمه دریافت از شاگردان کلیک نمائید. هر دو بخش در قسمت ارسال بسته های بصورت همگون عمل میکند و میتواند به صورت مشابح به گونه که در بخش 4. ارسال بسته ها تشریح گردیده است  مورد استفاده قرار گیرد.</w:t>
      </w:r>
    </w:p>
    <w:p w14:paraId="6E658C0A" w14:textId="5DBD1B27" w:rsidR="00685116" w:rsidRPr="0092032C" w:rsidRDefault="00685116" w:rsidP="00685116">
      <w:pPr>
        <w:pStyle w:val="Heading1"/>
        <w:bidi/>
        <w:rPr>
          <w:rFonts w:asciiTheme="minorHAnsi" w:hAnsiTheme="minorHAnsi" w:cstheme="minorHAnsi"/>
          <w:b/>
          <w:bCs/>
          <w:color w:val="C00000"/>
          <w:szCs w:val="28"/>
          <w:rtl/>
        </w:rPr>
      </w:pPr>
      <w:bookmarkStart w:id="19" w:name="_Toc48205295"/>
      <w:r w:rsidRPr="0092032C">
        <w:rPr>
          <w:rFonts w:asciiTheme="minorHAnsi" w:hAnsiTheme="minorHAnsi" w:cstheme="minorHAnsi" w:hint="cs"/>
          <w:bCs/>
          <w:color w:val="C00000"/>
          <w:szCs w:val="28"/>
          <w:rtl/>
        </w:rPr>
        <w:t>فرستادن درخواست های کتاب</w:t>
      </w:r>
      <w:bookmarkEnd w:id="19"/>
    </w:p>
    <w:p w14:paraId="7654AFB1" w14:textId="626185CC" w:rsidR="00B2360C" w:rsidRPr="0092032C" w:rsidRDefault="00685116" w:rsidP="00B2360C">
      <w:pPr>
        <w:bidi/>
        <w:rPr>
          <w:rFonts w:asciiTheme="minorHAnsi" w:hAnsiTheme="minorHAnsi" w:cstheme="minorHAnsi"/>
          <w:rtl/>
          <w:lang w:bidi="fa-IR"/>
        </w:rPr>
      </w:pPr>
      <w:r w:rsidRPr="0092032C">
        <w:rPr>
          <w:rFonts w:asciiTheme="minorHAnsi" w:hAnsiTheme="minorHAnsi" w:cstheme="minorHAnsi" w:hint="cs"/>
          <w:rtl/>
        </w:rPr>
        <w:t xml:space="preserve">مادیول </w:t>
      </w:r>
      <w:r w:rsidR="0082542E" w:rsidRPr="0092032C">
        <w:rPr>
          <w:rFonts w:asciiTheme="minorHAnsi" w:hAnsiTheme="minorHAnsi" w:cstheme="minorHAnsi" w:hint="cs"/>
          <w:rtl/>
          <w:lang w:bidi="fa-IR"/>
        </w:rPr>
        <w:t xml:space="preserve">درخواست در </w:t>
      </w:r>
      <w:r w:rsidR="007F0956" w:rsidRPr="0092032C">
        <w:rPr>
          <w:rFonts w:asciiTheme="minorHAnsi" w:hAnsiTheme="minorHAnsi" w:cstheme="minorHAnsi" w:hint="cs"/>
          <w:rtl/>
          <w:lang w:bidi="fa-IR"/>
        </w:rPr>
        <w:t xml:space="preserve"> </w:t>
      </w:r>
      <w:r w:rsidR="007F0956" w:rsidRPr="0092032C">
        <w:rPr>
          <w:rFonts w:asciiTheme="minorHAnsi" w:hAnsiTheme="minorHAnsi" w:cstheme="minorHAnsi"/>
          <w:lang w:bidi="ps-AF"/>
        </w:rPr>
        <w:t>OTIMS</w:t>
      </w:r>
      <w:r w:rsidR="007F0956" w:rsidRPr="0092032C">
        <w:rPr>
          <w:rFonts w:asciiTheme="minorHAnsi" w:hAnsiTheme="minorHAnsi" w:cstheme="minorHAnsi" w:hint="cs"/>
          <w:rtl/>
          <w:lang w:bidi="fa-IR"/>
        </w:rPr>
        <w:t xml:space="preserve"> برای این ایجاد شد تا </w:t>
      </w:r>
      <w:r w:rsidR="007F0956" w:rsidRPr="0092032C">
        <w:rPr>
          <w:rFonts w:asciiTheme="minorHAnsi" w:hAnsiTheme="minorHAnsi" w:cstheme="minorHAnsi"/>
          <w:lang w:bidi="ps-AF"/>
        </w:rPr>
        <w:t>node</w:t>
      </w:r>
      <w:r w:rsidR="007F0956" w:rsidRPr="0092032C">
        <w:rPr>
          <w:rFonts w:asciiTheme="minorHAnsi" w:hAnsiTheme="minorHAnsi" w:cstheme="minorHAnsi" w:hint="cs"/>
          <w:rtl/>
          <w:lang w:bidi="fa-IR"/>
        </w:rPr>
        <w:t xml:space="preserve"> ها را قادر به درخواست کتاب از </w:t>
      </w:r>
      <w:r w:rsidR="007F0956" w:rsidRPr="0092032C">
        <w:rPr>
          <w:rFonts w:asciiTheme="minorHAnsi" w:hAnsiTheme="minorHAnsi" w:cstheme="minorHAnsi"/>
          <w:lang w:bidi="ps-AF"/>
        </w:rPr>
        <w:t>parent node</w:t>
      </w:r>
      <w:r w:rsidR="007F0956" w:rsidRPr="0092032C">
        <w:rPr>
          <w:rFonts w:asciiTheme="minorHAnsi" w:hAnsiTheme="minorHAnsi" w:cstheme="minorHAnsi" w:hint="cs"/>
          <w:rtl/>
          <w:lang w:bidi="fa-IR"/>
        </w:rPr>
        <w:t xml:space="preserve"> ها بسازد. طور مثال</w:t>
      </w:r>
      <w:r w:rsidR="00DF7B5B" w:rsidRPr="0092032C">
        <w:rPr>
          <w:rFonts w:asciiTheme="minorHAnsi" w:hAnsiTheme="minorHAnsi" w:cstheme="minorHAnsi" w:hint="cs"/>
          <w:rtl/>
          <w:lang w:bidi="fa-IR"/>
        </w:rPr>
        <w:t xml:space="preserve">، در صورتیکه یک مکتب به کتاب نیاز داشته باشد، </w:t>
      </w:r>
      <w:r w:rsidR="00DF7B5B" w:rsidRPr="0092032C">
        <w:rPr>
          <w:rFonts w:asciiTheme="minorHAnsi" w:hAnsiTheme="minorHAnsi" w:cstheme="minorHAnsi"/>
          <w:lang w:bidi="ps-AF"/>
        </w:rPr>
        <w:t>node</w:t>
      </w:r>
      <w:r w:rsidR="00DF7B5B" w:rsidRPr="0092032C">
        <w:rPr>
          <w:rFonts w:asciiTheme="minorHAnsi" w:hAnsiTheme="minorHAnsi" w:cstheme="minorHAnsi" w:hint="cs"/>
          <w:rtl/>
          <w:lang w:bidi="fa-IR"/>
        </w:rPr>
        <w:t xml:space="preserve"> مکتب میتواند از مادیول درخواست برای درخواست کتاب از ولسوالی</w:t>
      </w:r>
      <w:r w:rsidR="00033100" w:rsidRPr="0092032C">
        <w:rPr>
          <w:rFonts w:asciiTheme="minorHAnsi" w:hAnsiTheme="minorHAnsi" w:cstheme="minorHAnsi" w:hint="cs"/>
          <w:rtl/>
          <w:lang w:bidi="fa-IR"/>
        </w:rPr>
        <w:t xml:space="preserve"> که مکتب تحت آن قرار دارد استفاده کند. به همین ترتیب ولسوالی از ولایت و ولایت از مرکز درخواست میکند .</w:t>
      </w:r>
    </w:p>
    <w:p w14:paraId="6B67919C" w14:textId="360A6F9F" w:rsidR="00033100" w:rsidRPr="0092032C" w:rsidRDefault="00033100" w:rsidP="00033100">
      <w:pPr>
        <w:bidi/>
        <w:rPr>
          <w:rFonts w:asciiTheme="minorHAnsi" w:hAnsiTheme="minorHAnsi" w:cstheme="minorHAnsi"/>
          <w:rtl/>
          <w:lang w:bidi="fa-IR"/>
        </w:rPr>
      </w:pPr>
      <w:r w:rsidRPr="0092032C">
        <w:rPr>
          <w:rFonts w:asciiTheme="minorHAnsi" w:hAnsiTheme="minorHAnsi" w:cstheme="minorHAnsi" w:hint="cs"/>
          <w:rtl/>
          <w:lang w:bidi="fa-IR"/>
        </w:rPr>
        <w:t xml:space="preserve">مادیول درخواست کردن </w:t>
      </w:r>
      <w:r w:rsidR="00022A93" w:rsidRPr="0092032C">
        <w:rPr>
          <w:rFonts w:asciiTheme="minorHAnsi" w:hAnsiTheme="minorHAnsi" w:cstheme="minorHAnsi" w:hint="cs"/>
          <w:rtl/>
          <w:lang w:bidi="fa-IR"/>
        </w:rPr>
        <w:t xml:space="preserve">تمام روند درخواست کتاب ها را دیجیتالی ساخته و کاربران را قادر میسازد تا اسناد اسکن شده ای هر درخواست را آپلود کند. </w:t>
      </w:r>
    </w:p>
    <w:p w14:paraId="4968FCB4" w14:textId="00C56C43" w:rsidR="00022A93" w:rsidRPr="0092032C" w:rsidRDefault="00022A93" w:rsidP="00022A93">
      <w:pPr>
        <w:bidi/>
        <w:rPr>
          <w:rFonts w:asciiTheme="minorHAnsi" w:hAnsiTheme="minorHAnsi" w:cstheme="minorHAnsi"/>
          <w:rtl/>
          <w:lang w:bidi="fa-IR"/>
        </w:rPr>
      </w:pPr>
      <w:r w:rsidRPr="0092032C">
        <w:rPr>
          <w:rFonts w:asciiTheme="minorHAnsi" w:hAnsiTheme="minorHAnsi" w:cstheme="minorHAnsi" w:hint="cs"/>
          <w:rtl/>
          <w:lang w:bidi="fa-IR"/>
        </w:rPr>
        <w:t xml:space="preserve">برای درسترسی به مادیول </w:t>
      </w:r>
      <w:r w:rsidR="00EF2EA0" w:rsidRPr="0092032C">
        <w:rPr>
          <w:rFonts w:asciiTheme="minorHAnsi" w:hAnsiTheme="minorHAnsi" w:cstheme="minorHAnsi" w:hint="cs"/>
          <w:rtl/>
          <w:lang w:bidi="fa-IR"/>
        </w:rPr>
        <w:t xml:space="preserve">درخواست، روی دکمه </w:t>
      </w:r>
      <w:r w:rsidR="00EF2EA0" w:rsidRPr="0092032C">
        <w:rPr>
          <w:rFonts w:asciiTheme="minorHAnsi" w:hAnsiTheme="minorHAnsi" w:cstheme="minorHAnsi"/>
          <w:lang w:bidi="ps-AF"/>
        </w:rPr>
        <w:t xml:space="preserve">Navigation </w:t>
      </w:r>
      <w:r w:rsidR="00F919A1" w:rsidRPr="0092032C">
        <w:rPr>
          <w:rFonts w:asciiTheme="minorHAnsi" w:hAnsiTheme="minorHAnsi" w:cstheme="minorHAnsi" w:hint="cs"/>
          <w:rtl/>
          <w:lang w:bidi="fa-IR"/>
        </w:rPr>
        <w:t xml:space="preserve"> که در قسمت بالایی صفحه در سمت چپ واقع است کلیک کرده و سپس روی گزینه </w:t>
      </w:r>
      <w:r w:rsidR="00F919A1" w:rsidRPr="0092032C">
        <w:rPr>
          <w:rFonts w:asciiTheme="minorHAnsi" w:hAnsiTheme="minorHAnsi" w:cstheme="minorHAnsi"/>
          <w:lang w:bidi="ps-AF"/>
        </w:rPr>
        <w:t>Request Books</w:t>
      </w:r>
      <w:r w:rsidR="00F919A1" w:rsidRPr="0092032C">
        <w:rPr>
          <w:rFonts w:asciiTheme="minorHAnsi" w:hAnsiTheme="minorHAnsi" w:cstheme="minorHAnsi" w:hint="cs"/>
          <w:rtl/>
          <w:lang w:bidi="fa-IR"/>
        </w:rPr>
        <w:t xml:space="preserve"> کلیک کنید. یک صفحه اییکه </w:t>
      </w:r>
      <w:r w:rsidR="00253954" w:rsidRPr="0092032C">
        <w:rPr>
          <w:rFonts w:asciiTheme="minorHAnsi" w:hAnsiTheme="minorHAnsi" w:cstheme="minorHAnsi" w:hint="cs"/>
          <w:rtl/>
          <w:lang w:bidi="fa-IR"/>
        </w:rPr>
        <w:t xml:space="preserve">با صفحه اصلی بسیار شباهت دارد باز می شود طوریکه در تصویر ذیل نشان داده شده است. </w:t>
      </w:r>
    </w:p>
    <w:p w14:paraId="30D6F073" w14:textId="39A6060D" w:rsidR="00253954" w:rsidRPr="0092032C" w:rsidRDefault="00253954" w:rsidP="00A40E49">
      <w:pPr>
        <w:rPr>
          <w:rFonts w:asciiTheme="minorHAnsi" w:hAnsiTheme="minorHAnsi" w:cstheme="minorHAnsi"/>
          <w:rtl/>
          <w:lang w:bidi="fa-IR"/>
        </w:rPr>
      </w:pPr>
      <w:ins w:id="20" w:author="Zabeehullah Khan" w:date="2020-07-27T10:51:00Z">
        <w:r w:rsidRPr="0092032C">
          <w:rPr>
            <w:noProof/>
          </w:rPr>
          <w:drawing>
            <wp:inline distT="0" distB="0" distL="0" distR="0" wp14:anchorId="049B5625" wp14:editId="7413FA43">
              <wp:extent cx="5761355"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localhost-8080-2020-07-27-10_46_39.png"/>
                      <pic:cNvPicPr/>
                    </pic:nvPicPr>
                    <pic:blipFill>
                      <a:blip r:embed="rId17"/>
                      <a:stretch>
                        <a:fillRect/>
                      </a:stretch>
                    </pic:blipFill>
                    <pic:spPr>
                      <a:xfrm>
                        <a:off x="0" y="0"/>
                        <a:ext cx="5761355" cy="2970530"/>
                      </a:xfrm>
                      <a:prstGeom prst="rect">
                        <a:avLst/>
                      </a:prstGeom>
                    </pic:spPr>
                  </pic:pic>
                </a:graphicData>
              </a:graphic>
            </wp:inline>
          </w:drawing>
        </w:r>
      </w:ins>
    </w:p>
    <w:p w14:paraId="3142FD43" w14:textId="12DA027D" w:rsidR="00A40E49" w:rsidRPr="0092032C" w:rsidRDefault="00A40E49" w:rsidP="00A40E49">
      <w:pPr>
        <w:bidi/>
        <w:rPr>
          <w:rFonts w:asciiTheme="minorHAnsi" w:hAnsiTheme="minorHAnsi" w:cstheme="minorHAnsi"/>
          <w:rtl/>
          <w:lang w:bidi="fa-IR"/>
        </w:rPr>
      </w:pPr>
      <w:r w:rsidRPr="0092032C">
        <w:rPr>
          <w:rFonts w:asciiTheme="minorHAnsi" w:hAnsiTheme="minorHAnsi" w:cstheme="minorHAnsi" w:hint="cs"/>
          <w:rtl/>
          <w:lang w:bidi="fa-IR"/>
        </w:rPr>
        <w:t xml:space="preserve">نمای مادیول درخواست شباهت بسیاز زیاد به نمای </w:t>
      </w:r>
      <w:r w:rsidR="00414EBB" w:rsidRPr="0092032C">
        <w:rPr>
          <w:rFonts w:asciiTheme="minorHAnsi" w:hAnsiTheme="minorHAnsi" w:cstheme="minorHAnsi" w:hint="cs"/>
          <w:rtl/>
          <w:lang w:bidi="fa-IR"/>
        </w:rPr>
        <w:t xml:space="preserve">صفحه ارسال و دریافت بسته ها دارد که استفاده آنرا آسان می سازد. </w:t>
      </w:r>
    </w:p>
    <w:p w14:paraId="509E1E65" w14:textId="2F15C95E" w:rsidR="00414EBB" w:rsidRPr="0092032C" w:rsidRDefault="00414EBB" w:rsidP="00414EBB">
      <w:pPr>
        <w:bidi/>
        <w:rPr>
          <w:rFonts w:asciiTheme="minorHAnsi" w:hAnsiTheme="minorHAnsi" w:cstheme="minorHAnsi"/>
          <w:rtl/>
          <w:lang w:bidi="fa-IR"/>
        </w:rPr>
      </w:pPr>
      <w:r w:rsidRPr="0092032C">
        <w:rPr>
          <w:rFonts w:asciiTheme="minorHAnsi" w:hAnsiTheme="minorHAnsi" w:cstheme="minorHAnsi" w:hint="cs"/>
          <w:rtl/>
          <w:lang w:bidi="fa-IR"/>
        </w:rPr>
        <w:t>در این</w:t>
      </w:r>
      <w:r w:rsidR="00BD639D" w:rsidRPr="0092032C">
        <w:rPr>
          <w:rFonts w:asciiTheme="minorHAnsi" w:hAnsiTheme="minorHAnsi" w:cstheme="minorHAnsi" w:hint="cs"/>
          <w:rtl/>
          <w:lang w:bidi="ps-AF"/>
        </w:rPr>
        <w:t>جا</w:t>
      </w:r>
      <w:r w:rsidRPr="0092032C">
        <w:rPr>
          <w:rFonts w:asciiTheme="minorHAnsi" w:hAnsiTheme="minorHAnsi" w:cstheme="minorHAnsi" w:hint="cs"/>
          <w:rtl/>
          <w:lang w:bidi="fa-IR"/>
        </w:rPr>
        <w:t xml:space="preserve"> شما میتوانید لست درخواستی های ارسال شده ای تان</w:t>
      </w:r>
      <w:r w:rsidR="000120C8" w:rsidRPr="0092032C">
        <w:rPr>
          <w:rFonts w:asciiTheme="minorHAnsi" w:hAnsiTheme="minorHAnsi" w:cstheme="minorHAnsi" w:hint="cs"/>
          <w:rtl/>
          <w:lang w:bidi="fa-IR"/>
        </w:rPr>
        <w:t xml:space="preserve"> و لست درخواستی های دریافت شده </w:t>
      </w:r>
      <w:r w:rsidR="00B44DA7" w:rsidRPr="0092032C">
        <w:rPr>
          <w:rFonts w:asciiTheme="minorHAnsi" w:hAnsiTheme="minorHAnsi" w:cstheme="minorHAnsi" w:hint="cs"/>
          <w:rtl/>
          <w:lang w:bidi="fa-IR"/>
        </w:rPr>
        <w:t>که</w:t>
      </w:r>
      <w:r w:rsidR="000120C8" w:rsidRPr="0092032C">
        <w:rPr>
          <w:rFonts w:asciiTheme="minorHAnsi" w:hAnsiTheme="minorHAnsi" w:cstheme="minorHAnsi" w:hint="cs"/>
          <w:rtl/>
          <w:lang w:bidi="fa-IR"/>
        </w:rPr>
        <w:t xml:space="preserve"> از </w:t>
      </w:r>
      <w:r w:rsidR="000120C8" w:rsidRPr="0092032C">
        <w:rPr>
          <w:rFonts w:asciiTheme="minorHAnsi" w:hAnsiTheme="minorHAnsi" w:cstheme="minorHAnsi" w:hint="cs"/>
          <w:rtl/>
          <w:lang w:bidi="ps-AF"/>
        </w:rPr>
        <w:t xml:space="preserve"> </w:t>
      </w:r>
      <w:r w:rsidR="000120C8" w:rsidRPr="0092032C">
        <w:rPr>
          <w:rFonts w:asciiTheme="minorHAnsi" w:hAnsiTheme="minorHAnsi" w:cstheme="minorHAnsi"/>
          <w:lang w:bidi="fa-IR"/>
        </w:rPr>
        <w:t xml:space="preserve">child node </w:t>
      </w:r>
      <w:r w:rsidR="000120C8" w:rsidRPr="0092032C">
        <w:rPr>
          <w:rFonts w:asciiTheme="minorHAnsi" w:hAnsiTheme="minorHAnsi" w:cstheme="minorHAnsi" w:hint="cs"/>
          <w:rtl/>
          <w:lang w:bidi="fa-IR"/>
        </w:rPr>
        <w:t xml:space="preserve"> های تان دریافت نموده اید را </w:t>
      </w:r>
      <w:r w:rsidRPr="0092032C">
        <w:rPr>
          <w:rFonts w:asciiTheme="minorHAnsi" w:hAnsiTheme="minorHAnsi" w:cstheme="minorHAnsi" w:hint="cs"/>
          <w:rtl/>
          <w:lang w:bidi="fa-IR"/>
        </w:rPr>
        <w:t>ب</w:t>
      </w:r>
      <w:r w:rsidR="00B44DA7" w:rsidRPr="0092032C">
        <w:rPr>
          <w:rFonts w:asciiTheme="minorHAnsi" w:hAnsiTheme="minorHAnsi" w:cstheme="minorHAnsi" w:hint="cs"/>
          <w:rtl/>
          <w:lang w:bidi="fa-IR"/>
        </w:rPr>
        <w:t>ب</w:t>
      </w:r>
      <w:r w:rsidRPr="0092032C">
        <w:rPr>
          <w:rFonts w:asciiTheme="minorHAnsi" w:hAnsiTheme="minorHAnsi" w:cstheme="minorHAnsi" w:hint="cs"/>
          <w:rtl/>
          <w:lang w:bidi="fa-IR"/>
        </w:rPr>
        <w:t>ینید</w:t>
      </w:r>
      <w:r w:rsidR="00B44DA7" w:rsidRPr="0092032C">
        <w:rPr>
          <w:rFonts w:asciiTheme="minorHAnsi" w:hAnsiTheme="minorHAnsi" w:cstheme="minorHAnsi" w:hint="cs"/>
          <w:rtl/>
          <w:lang w:bidi="fa-IR"/>
        </w:rPr>
        <w:t xml:space="preserve">. همچنان میتوانید با کلیک نمودن روی دکمه </w:t>
      </w:r>
      <w:r w:rsidR="000A62BC" w:rsidRPr="0092032C">
        <w:rPr>
          <w:rFonts w:asciiTheme="minorHAnsi" w:hAnsiTheme="minorHAnsi" w:cstheme="minorHAnsi"/>
          <w:lang w:bidi="ps-AF"/>
        </w:rPr>
        <w:t>Details</w:t>
      </w:r>
      <w:r w:rsidR="000A62BC" w:rsidRPr="0092032C">
        <w:rPr>
          <w:rFonts w:asciiTheme="minorHAnsi" w:hAnsiTheme="minorHAnsi" w:cstheme="minorHAnsi" w:hint="cs"/>
          <w:rtl/>
          <w:lang w:bidi="fa-IR"/>
        </w:rPr>
        <w:t xml:space="preserve"> که در برابر هر درخواستی مشخص قرار دارد جزئیات هر درخواستی را مشاهده کنید. </w:t>
      </w:r>
    </w:p>
    <w:p w14:paraId="3D76EABD" w14:textId="1C9B1709" w:rsidR="000A62BC" w:rsidRPr="0092032C" w:rsidRDefault="000A62BC" w:rsidP="000A62BC">
      <w:pPr>
        <w:bidi/>
        <w:rPr>
          <w:rFonts w:asciiTheme="minorHAnsi" w:hAnsiTheme="minorHAnsi" w:cstheme="minorHAnsi"/>
          <w:rtl/>
          <w:lang w:bidi="fa-IR"/>
        </w:rPr>
      </w:pPr>
      <w:r w:rsidRPr="0092032C">
        <w:rPr>
          <w:rFonts w:asciiTheme="minorHAnsi" w:hAnsiTheme="minorHAnsi" w:cstheme="minorHAnsi" w:hint="cs"/>
          <w:rtl/>
          <w:lang w:bidi="fa-IR"/>
        </w:rPr>
        <w:t xml:space="preserve">برای ارسال یک درخواست جدید، لطف نموده روی دکمه </w:t>
      </w:r>
      <w:r w:rsidR="004510DE" w:rsidRPr="0092032C">
        <w:rPr>
          <w:rFonts w:asciiTheme="minorHAnsi" w:hAnsiTheme="minorHAnsi" w:cstheme="minorHAnsi"/>
          <w:lang w:bidi="ps-AF"/>
        </w:rPr>
        <w:t>Send New Request</w:t>
      </w:r>
      <w:r w:rsidR="004510DE" w:rsidRPr="0092032C">
        <w:rPr>
          <w:rFonts w:asciiTheme="minorHAnsi" w:hAnsiTheme="minorHAnsi" w:cstheme="minorHAnsi" w:hint="cs"/>
          <w:rtl/>
          <w:lang w:bidi="fa-IR"/>
        </w:rPr>
        <w:t xml:space="preserve"> کلیک کنید که در نتیجه یک فورمه باز می شود که حاوی سه بخش است: معلومات عمومی، نام و مقدار</w:t>
      </w:r>
      <w:r w:rsidR="00426F7F" w:rsidRPr="0092032C">
        <w:rPr>
          <w:rFonts w:asciiTheme="minorHAnsi" w:hAnsiTheme="minorHAnsi" w:cstheme="minorHAnsi" w:hint="cs"/>
          <w:rtl/>
          <w:lang w:bidi="fa-IR"/>
        </w:rPr>
        <w:t xml:space="preserve"> و درخواست ارسال. </w:t>
      </w:r>
    </w:p>
    <w:p w14:paraId="04CF7696" w14:textId="7EF0287C" w:rsidR="00426F7F" w:rsidRPr="0092032C" w:rsidRDefault="00426F7F" w:rsidP="00426F7F">
      <w:pPr>
        <w:bidi/>
        <w:rPr>
          <w:rFonts w:asciiTheme="minorHAnsi" w:hAnsiTheme="minorHAnsi" w:cstheme="minorHAnsi"/>
          <w:rtl/>
          <w:lang w:bidi="fa-IR"/>
        </w:rPr>
      </w:pPr>
      <w:r w:rsidRPr="0092032C">
        <w:rPr>
          <w:rFonts w:asciiTheme="minorHAnsi" w:hAnsiTheme="minorHAnsi" w:cstheme="minorHAnsi" w:hint="cs"/>
          <w:rtl/>
          <w:lang w:bidi="fa-IR"/>
        </w:rPr>
        <w:t xml:space="preserve">این فورمه همانند فورمه ارسال بسته بوده و به همان شکل کار میکند. برای جزئیات بیشتر استفاده از این فورمه میتوانید به بخش </w:t>
      </w:r>
      <w:r w:rsidR="00967EDF" w:rsidRPr="0092032C">
        <w:rPr>
          <w:rFonts w:asciiTheme="minorHAnsi" w:hAnsiTheme="minorHAnsi" w:cstheme="minorHAnsi" w:hint="cs"/>
          <w:rtl/>
          <w:lang w:bidi="fa-IR"/>
        </w:rPr>
        <w:t xml:space="preserve">ارسال بسته های این رهنمود مراجعه کنید. </w:t>
      </w:r>
    </w:p>
    <w:p w14:paraId="5E4E1C20" w14:textId="5AD274B3" w:rsidR="00967EDF" w:rsidRPr="0092032C" w:rsidRDefault="00967EDF" w:rsidP="00967EDF">
      <w:pPr>
        <w:bidi/>
        <w:rPr>
          <w:rFonts w:asciiTheme="minorHAnsi" w:hAnsiTheme="minorHAnsi" w:cstheme="minorHAnsi"/>
          <w:rtl/>
          <w:lang w:bidi="fa-IR"/>
        </w:rPr>
      </w:pPr>
      <w:r w:rsidRPr="0092032C">
        <w:rPr>
          <w:rFonts w:asciiTheme="minorHAnsi" w:hAnsiTheme="minorHAnsi" w:cstheme="minorHAnsi" w:hint="cs"/>
          <w:rtl/>
          <w:lang w:bidi="fa-IR"/>
        </w:rPr>
        <w:lastRenderedPageBreak/>
        <w:t xml:space="preserve">همینکه فورمه را تکمیل کردید، طور ساده روی دکمه </w:t>
      </w:r>
      <w:r w:rsidR="009409F3" w:rsidRPr="0092032C">
        <w:rPr>
          <w:rFonts w:asciiTheme="minorHAnsi" w:hAnsiTheme="minorHAnsi" w:cstheme="minorHAnsi" w:hint="cs"/>
          <w:rtl/>
          <w:lang w:bidi="fa-IR"/>
        </w:rPr>
        <w:t xml:space="preserve">درخواست کتاب که در بخش آخر قرار دارد کلیک کنید که در نتیجه یک دیالوگ باز می شود و تمام معلوماتی را که شما وارد نموده اید برای تائیدی تان نشان میدهد. </w:t>
      </w:r>
    </w:p>
    <w:p w14:paraId="56D3E240" w14:textId="2DF4F1D4" w:rsidR="00A56506" w:rsidRPr="0092032C" w:rsidRDefault="00A56506" w:rsidP="00A56506">
      <w:pPr>
        <w:bidi/>
        <w:rPr>
          <w:rFonts w:asciiTheme="minorHAnsi" w:hAnsiTheme="minorHAnsi" w:cstheme="minorHAnsi"/>
          <w:rtl/>
          <w:lang w:bidi="fa-IR"/>
        </w:rPr>
      </w:pPr>
      <w:r w:rsidRPr="0092032C">
        <w:rPr>
          <w:rFonts w:asciiTheme="minorHAnsi" w:hAnsiTheme="minorHAnsi" w:cstheme="minorHAnsi" w:hint="cs"/>
          <w:rtl/>
          <w:lang w:bidi="fa-IR"/>
        </w:rPr>
        <w:t>این جزئیات را به دقت بخواهید و  قبل از فشار دادن  دوباره دکمه درخواست کتاب ها اطمینان حاصل کنید که همه</w:t>
      </w:r>
      <w:r w:rsidR="00FF0A1A" w:rsidRPr="0092032C">
        <w:rPr>
          <w:rFonts w:asciiTheme="minorHAnsi" w:hAnsiTheme="minorHAnsi" w:cstheme="minorHAnsi" w:hint="cs"/>
          <w:rtl/>
          <w:lang w:bidi="fa-IR"/>
        </w:rPr>
        <w:t xml:space="preserve"> موارد درست و صحیح می باشند. در غیر آن، روی دکمه فسخ کلیک کرده و تغییرات لازم را در آن به میان آورید. </w:t>
      </w:r>
    </w:p>
    <w:p w14:paraId="28EE16F4" w14:textId="0DCFB370" w:rsidR="00FF0A1A" w:rsidRPr="0092032C" w:rsidRDefault="00FF0A1A" w:rsidP="00FF0A1A">
      <w:pPr>
        <w:bidi/>
        <w:rPr>
          <w:rFonts w:asciiTheme="minorHAnsi" w:hAnsiTheme="minorHAnsi" w:cstheme="minorHAnsi"/>
          <w:rtl/>
          <w:lang w:bidi="fa-IR"/>
        </w:rPr>
      </w:pPr>
      <w:r w:rsidRPr="0092032C">
        <w:rPr>
          <w:rFonts w:asciiTheme="minorHAnsi" w:hAnsiTheme="minorHAnsi" w:cstheme="minorHAnsi" w:hint="cs"/>
          <w:rtl/>
          <w:lang w:bidi="fa-IR"/>
        </w:rPr>
        <w:t>زمانیکه درخواستی ارسال میگردد</w:t>
      </w:r>
      <w:r w:rsidR="00080ECD" w:rsidRPr="0092032C">
        <w:rPr>
          <w:rFonts w:asciiTheme="minorHAnsi" w:hAnsiTheme="minorHAnsi" w:cstheme="minorHAnsi" w:hint="cs"/>
          <w:rtl/>
          <w:lang w:bidi="fa-IR"/>
        </w:rPr>
        <w:t>، شما یک پیام تائیدی را دریافت میکنید</w:t>
      </w:r>
      <w:r w:rsidR="000349C1" w:rsidRPr="0092032C">
        <w:rPr>
          <w:rFonts w:asciiTheme="minorHAnsi" w:hAnsiTheme="minorHAnsi" w:cstheme="minorHAnsi" w:hint="cs"/>
          <w:rtl/>
          <w:lang w:bidi="fa-IR"/>
        </w:rPr>
        <w:t xml:space="preserve"> که نشان دهند ارسال درخواستی تان است. در غیر آن، یک لست از </w:t>
      </w:r>
      <w:r w:rsidR="000349C1" w:rsidRPr="0092032C">
        <w:rPr>
          <w:rFonts w:asciiTheme="minorHAnsi" w:hAnsiTheme="minorHAnsi" w:cstheme="minorHAnsi"/>
          <w:lang w:bidi="ps-AF"/>
        </w:rPr>
        <w:t xml:space="preserve">error </w:t>
      </w:r>
      <w:r w:rsidR="000349C1" w:rsidRPr="0092032C">
        <w:rPr>
          <w:rFonts w:asciiTheme="minorHAnsi" w:hAnsiTheme="minorHAnsi" w:cstheme="minorHAnsi" w:hint="cs"/>
          <w:rtl/>
          <w:lang w:bidi="fa-IR"/>
        </w:rPr>
        <w:t xml:space="preserve"> ها در قسمت بالا ظاهر میگردند که </w:t>
      </w:r>
      <w:r w:rsidR="00D729B7" w:rsidRPr="0092032C">
        <w:rPr>
          <w:rFonts w:asciiTheme="minorHAnsi" w:hAnsiTheme="minorHAnsi" w:cstheme="minorHAnsi" w:hint="cs"/>
          <w:rtl/>
          <w:lang w:bidi="fa-IR"/>
        </w:rPr>
        <w:t xml:space="preserve">شما را به وارد نمودن تغییرات لازم سوق میدهد تا درخواستی ارسال شده بتواند. </w:t>
      </w:r>
    </w:p>
    <w:p w14:paraId="128B2700" w14:textId="4C3A1688" w:rsidR="00D729B7" w:rsidRPr="0092032C" w:rsidRDefault="0064229A" w:rsidP="00D729B7">
      <w:pPr>
        <w:pStyle w:val="Heading1"/>
        <w:bidi/>
        <w:rPr>
          <w:rFonts w:asciiTheme="minorHAnsi" w:hAnsiTheme="minorHAnsi" w:cstheme="minorHAnsi"/>
          <w:bCs/>
          <w:color w:val="C00000"/>
          <w:szCs w:val="28"/>
          <w:rtl/>
        </w:rPr>
      </w:pPr>
      <w:bookmarkStart w:id="21" w:name="_Toc48205296"/>
      <w:r w:rsidRPr="0092032C">
        <w:rPr>
          <w:rFonts w:asciiTheme="minorHAnsi" w:hAnsiTheme="minorHAnsi" w:cstheme="minorHAnsi" w:hint="cs"/>
          <w:bCs/>
          <w:color w:val="C00000"/>
          <w:szCs w:val="28"/>
          <w:rtl/>
        </w:rPr>
        <w:t>منظوری، توحید و فرستادن درخواست های کتاب</w:t>
      </w:r>
      <w:bookmarkEnd w:id="21"/>
    </w:p>
    <w:p w14:paraId="4091F15B" w14:textId="77777777" w:rsidR="00253CB5" w:rsidRPr="0092032C" w:rsidRDefault="0064229A" w:rsidP="0064229A">
      <w:pPr>
        <w:bidi/>
        <w:rPr>
          <w:rFonts w:asciiTheme="minorHAnsi" w:hAnsiTheme="minorHAnsi" w:cstheme="minorHAnsi"/>
          <w:rtl/>
          <w:lang w:bidi="fa-IR"/>
        </w:rPr>
      </w:pPr>
      <w:r w:rsidRPr="0092032C">
        <w:rPr>
          <w:rFonts w:asciiTheme="minorHAnsi" w:hAnsiTheme="minorHAnsi" w:cstheme="minorHAnsi" w:hint="cs"/>
          <w:rtl/>
          <w:lang w:bidi="fa-IR"/>
        </w:rPr>
        <w:t xml:space="preserve">در صورتیکه از </w:t>
      </w:r>
      <w:r w:rsidRPr="0092032C">
        <w:rPr>
          <w:rFonts w:asciiTheme="minorHAnsi" w:hAnsiTheme="minorHAnsi" w:cstheme="minorHAnsi"/>
          <w:lang w:bidi="ps-AF"/>
        </w:rPr>
        <w:t xml:space="preserve"> child node </w:t>
      </w:r>
      <w:r w:rsidRPr="0092032C">
        <w:rPr>
          <w:rFonts w:asciiTheme="minorHAnsi" w:hAnsiTheme="minorHAnsi" w:cstheme="minorHAnsi" w:hint="cs"/>
          <w:rtl/>
          <w:lang w:bidi="fa-IR"/>
        </w:rPr>
        <w:t xml:space="preserve">های تان </w:t>
      </w:r>
      <w:r w:rsidR="008E5698" w:rsidRPr="0092032C">
        <w:rPr>
          <w:rFonts w:asciiTheme="minorHAnsi" w:hAnsiTheme="minorHAnsi" w:cstheme="minorHAnsi" w:hint="cs"/>
          <w:rtl/>
          <w:lang w:bidi="fa-IR"/>
        </w:rPr>
        <w:t xml:space="preserve">درخواست ها را دریافت کرده باشید، این درخواست ها در بخش درخواست های دریافت شده نشان داده می شوند. </w:t>
      </w:r>
      <w:r w:rsidR="00414B28" w:rsidRPr="0092032C">
        <w:rPr>
          <w:rFonts w:asciiTheme="minorHAnsi" w:hAnsiTheme="minorHAnsi" w:cstheme="minorHAnsi" w:hint="cs"/>
          <w:rtl/>
          <w:lang w:bidi="fa-IR"/>
        </w:rPr>
        <w:t xml:space="preserve">طور مثال، در صورتیکه شما در ولسوالی باشید و درخواست های کتاب را از مکتب دریافت کرده باشید، تمام این درخواستی ها در </w:t>
      </w:r>
      <w:r w:rsidR="006D343C" w:rsidRPr="0092032C">
        <w:rPr>
          <w:rFonts w:asciiTheme="minorHAnsi" w:hAnsiTheme="minorHAnsi" w:cstheme="minorHAnsi" w:hint="cs"/>
          <w:rtl/>
          <w:lang w:bidi="fa-IR"/>
        </w:rPr>
        <w:t xml:space="preserve">بخش درخواست های دریافت شده نشان داده می شوند که شما میتوانید آنرا منظور، توحید و </w:t>
      </w:r>
      <w:r w:rsidR="00253CB5" w:rsidRPr="0092032C">
        <w:rPr>
          <w:rFonts w:asciiTheme="minorHAnsi" w:hAnsiTheme="minorHAnsi" w:cstheme="minorHAnsi" w:hint="cs"/>
          <w:rtl/>
          <w:lang w:bidi="fa-IR"/>
        </w:rPr>
        <w:t xml:space="preserve"> به مرجع مربوطه بفرستید. </w:t>
      </w:r>
    </w:p>
    <w:p w14:paraId="645E5CA4" w14:textId="77777777" w:rsidR="00073995" w:rsidRPr="0092032C" w:rsidRDefault="00253CB5" w:rsidP="00253CB5">
      <w:pPr>
        <w:bidi/>
        <w:rPr>
          <w:rFonts w:asciiTheme="minorHAnsi" w:hAnsiTheme="minorHAnsi" w:cstheme="minorHAnsi"/>
          <w:rtl/>
          <w:lang w:bidi="fa-IR"/>
        </w:rPr>
      </w:pPr>
      <w:r w:rsidRPr="0092032C">
        <w:rPr>
          <w:rFonts w:asciiTheme="minorHAnsi" w:hAnsiTheme="minorHAnsi" w:cstheme="minorHAnsi" w:hint="cs"/>
          <w:rtl/>
          <w:lang w:bidi="fa-IR"/>
        </w:rPr>
        <w:t xml:space="preserve">برای منظور نمودن یک درخواست، روی دکمه مشاهده جزئیات که در مقابل درخواست ها قرار دارد کلیک کرده و سپس روی دکمه منظور </w:t>
      </w:r>
      <w:r w:rsidR="00073995" w:rsidRPr="0092032C">
        <w:rPr>
          <w:rFonts w:asciiTheme="minorHAnsi" w:hAnsiTheme="minorHAnsi" w:cstheme="minorHAnsi" w:hint="cs"/>
          <w:rtl/>
          <w:lang w:bidi="fa-IR"/>
        </w:rPr>
        <w:t xml:space="preserve">کلیک کنید. </w:t>
      </w:r>
    </w:p>
    <w:p w14:paraId="2532C986" w14:textId="312C6A84" w:rsidR="00073995" w:rsidRPr="0092032C" w:rsidRDefault="00073995" w:rsidP="00073995">
      <w:pPr>
        <w:bidi/>
        <w:rPr>
          <w:rFonts w:asciiTheme="minorHAnsi" w:hAnsiTheme="minorHAnsi" w:cstheme="minorHAnsi"/>
          <w:rtl/>
          <w:lang w:bidi="fa-IR"/>
        </w:rPr>
      </w:pPr>
      <w:ins w:id="22" w:author="Zabeehullah Khan" w:date="2020-07-27T11:04:00Z">
        <w:r w:rsidRPr="0092032C">
          <w:rPr>
            <w:noProof/>
          </w:rPr>
          <w:drawing>
            <wp:inline distT="0" distB="0" distL="0" distR="0" wp14:anchorId="0FFF1795" wp14:editId="07131DE6">
              <wp:extent cx="5761355" cy="297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8080-2020-07-27-11_03_40.png"/>
                      <pic:cNvPicPr/>
                    </pic:nvPicPr>
                    <pic:blipFill>
                      <a:blip r:embed="rId18"/>
                      <a:stretch>
                        <a:fillRect/>
                      </a:stretch>
                    </pic:blipFill>
                    <pic:spPr>
                      <a:xfrm>
                        <a:off x="0" y="0"/>
                        <a:ext cx="5761355" cy="2970530"/>
                      </a:xfrm>
                      <a:prstGeom prst="rect">
                        <a:avLst/>
                      </a:prstGeom>
                    </pic:spPr>
                  </pic:pic>
                </a:graphicData>
              </a:graphic>
            </wp:inline>
          </w:drawing>
        </w:r>
      </w:ins>
    </w:p>
    <w:p w14:paraId="789E5251" w14:textId="78F828BE" w:rsidR="00BD639D" w:rsidRPr="0092032C" w:rsidRDefault="00073995" w:rsidP="004E420C">
      <w:pPr>
        <w:bidi/>
        <w:rPr>
          <w:rFonts w:asciiTheme="minorHAnsi" w:hAnsiTheme="minorHAnsi" w:cstheme="minorHAnsi"/>
          <w:lang w:bidi="fa-IR"/>
        </w:rPr>
      </w:pPr>
      <w:r w:rsidRPr="0092032C">
        <w:rPr>
          <w:rFonts w:asciiTheme="minorHAnsi" w:hAnsiTheme="minorHAnsi" w:cstheme="minorHAnsi" w:hint="cs"/>
          <w:rtl/>
          <w:lang w:bidi="fa-IR"/>
        </w:rPr>
        <w:t xml:space="preserve">با کلیک نمودن روی دکمه منظوری، یک دیالوگ باکس کوچک باز می شود که شما میتوانید در آن ملاحظات تانرا برای </w:t>
      </w:r>
      <w:r w:rsidR="009C46BD" w:rsidRPr="0092032C">
        <w:rPr>
          <w:rFonts w:asciiTheme="minorHAnsi" w:hAnsiTheme="minorHAnsi" w:cstheme="minorHAnsi" w:hint="cs"/>
          <w:rtl/>
          <w:lang w:bidi="fa-IR"/>
        </w:rPr>
        <w:t xml:space="preserve">منظوری نوشته یا آنرا خالی بگذارید. همینکه این کار انجام شد، روی دکه منظوری درخواست کلیک کنید تا درخواست منظور گردد. </w:t>
      </w:r>
    </w:p>
    <w:p w14:paraId="69243AA2" w14:textId="633FFE01" w:rsidR="00BD0CCB" w:rsidRPr="0092032C" w:rsidRDefault="00BD639D" w:rsidP="004E420C">
      <w:pPr>
        <w:bidi/>
        <w:rPr>
          <w:rFonts w:asciiTheme="minorHAnsi" w:hAnsiTheme="minorHAnsi" w:cstheme="minorHAnsi"/>
          <w:lang w:bidi="fa-IR"/>
        </w:rPr>
      </w:pPr>
      <w:r w:rsidRPr="0092032C">
        <w:rPr>
          <w:rFonts w:asciiTheme="minorHAnsi" w:hAnsiTheme="minorHAnsi" w:cstheme="minorHAnsi" w:hint="cs"/>
          <w:rtl/>
          <w:lang w:bidi="fa-IR"/>
        </w:rPr>
        <w:t>بعد از اینکه شما درخواست را تائید کردید، شما باید آنرا (</w:t>
      </w:r>
      <w:r w:rsidRPr="0092032C">
        <w:t>parent nodes</w:t>
      </w:r>
      <w:r w:rsidRPr="0092032C">
        <w:rPr>
          <w:rFonts w:asciiTheme="minorHAnsi" w:hAnsiTheme="minorHAnsi" w:cstheme="minorHAnsi" w:hint="cs"/>
          <w:rtl/>
          <w:lang w:bidi="fa-IR"/>
        </w:rPr>
        <w:t xml:space="preserve">) به  ارسال نمائید، (ولایت خود تان را مد نظر بگیرید) برای طی مراحل بیشتر مانند طی مراحل برای کتابهای  خوانش درخواست آن طی مراحل میگردد. شما میتوانید یک درخواست جداگانه را ارسال نموده و یا چندین درخواست را </w:t>
      </w:r>
      <w:r w:rsidR="00402C29" w:rsidRPr="0092032C">
        <w:rPr>
          <w:rFonts w:asciiTheme="minorHAnsi" w:hAnsiTheme="minorHAnsi" w:cstheme="minorHAnsi" w:hint="cs"/>
          <w:rtl/>
          <w:lang w:bidi="fa-IR"/>
        </w:rPr>
        <w:t>توحید</w:t>
      </w:r>
      <w:r w:rsidRPr="0092032C">
        <w:rPr>
          <w:rFonts w:asciiTheme="minorHAnsi" w:hAnsiTheme="minorHAnsi" w:cstheme="minorHAnsi" w:hint="cs"/>
          <w:rtl/>
          <w:lang w:bidi="fa-IR"/>
        </w:rPr>
        <w:t xml:space="preserve"> نموده آنرا ارسال کنید.</w:t>
      </w:r>
    </w:p>
    <w:p w14:paraId="6E7EA78E" w14:textId="37EA815F" w:rsidR="00073995" w:rsidRPr="0092032C" w:rsidRDefault="00BD0CCB" w:rsidP="00BD0CCB">
      <w:pPr>
        <w:bidi/>
        <w:rPr>
          <w:rFonts w:asciiTheme="minorHAnsi" w:hAnsiTheme="minorHAnsi" w:cstheme="minorHAnsi"/>
          <w:rtl/>
          <w:lang w:bidi="fa-IR"/>
        </w:rPr>
      </w:pPr>
      <w:r w:rsidRPr="0092032C">
        <w:rPr>
          <w:rFonts w:asciiTheme="minorHAnsi" w:hAnsiTheme="minorHAnsi" w:cstheme="minorHAnsi" w:hint="cs"/>
          <w:rtl/>
          <w:lang w:bidi="fa-IR"/>
        </w:rPr>
        <w:t xml:space="preserve">در این جا ما </w:t>
      </w:r>
      <w:r w:rsidR="00963A5C" w:rsidRPr="0092032C">
        <w:rPr>
          <w:rFonts w:asciiTheme="minorHAnsi" w:hAnsiTheme="minorHAnsi" w:cstheme="minorHAnsi" w:hint="cs"/>
          <w:rtl/>
          <w:lang w:bidi="fa-IR"/>
        </w:rPr>
        <w:t xml:space="preserve">دو </w:t>
      </w:r>
      <w:r w:rsidRPr="0092032C">
        <w:rPr>
          <w:rFonts w:asciiTheme="minorHAnsi" w:hAnsiTheme="minorHAnsi" w:cstheme="minorHAnsi" w:hint="cs"/>
          <w:rtl/>
          <w:lang w:bidi="fa-IR"/>
        </w:rPr>
        <w:t xml:space="preserve"> درخواست را با هم </w:t>
      </w:r>
      <w:r w:rsidR="00402C29" w:rsidRPr="0092032C">
        <w:rPr>
          <w:rFonts w:asciiTheme="minorHAnsi" w:hAnsiTheme="minorHAnsi" w:cstheme="minorHAnsi" w:hint="cs"/>
          <w:rtl/>
          <w:lang w:bidi="fa-IR"/>
        </w:rPr>
        <w:t>توحید</w:t>
      </w:r>
      <w:r w:rsidRPr="0092032C">
        <w:rPr>
          <w:rFonts w:asciiTheme="minorHAnsi" w:hAnsiTheme="minorHAnsi" w:cstheme="minorHAnsi" w:hint="cs"/>
          <w:rtl/>
          <w:lang w:bidi="fa-IR"/>
        </w:rPr>
        <w:t xml:space="preserve"> نموده و آنرا</w:t>
      </w:r>
      <w:r w:rsidRPr="0092032C">
        <w:rPr>
          <w:rFonts w:asciiTheme="minorHAnsi" w:hAnsiTheme="minorHAnsi" w:cstheme="minorHAnsi"/>
          <w:lang w:bidi="fa-IR"/>
        </w:rPr>
        <w:t xml:space="preserve"> </w:t>
      </w:r>
      <w:r w:rsidRPr="0092032C">
        <w:rPr>
          <w:rFonts w:asciiTheme="minorHAnsi" w:hAnsiTheme="minorHAnsi" w:cstheme="minorHAnsi" w:hint="cs"/>
          <w:rtl/>
          <w:lang w:bidi="fa-IR"/>
        </w:rPr>
        <w:t>به ولایت ارسال میکنیم، برای انجام این عملیه  لطفاً بالای دکمه نمایش جزئیات (</w:t>
      </w:r>
      <w:r w:rsidRPr="0092032C">
        <w:t>View Details</w:t>
      </w:r>
      <w:r w:rsidRPr="0092032C">
        <w:rPr>
          <w:rFonts w:asciiTheme="minorHAnsi" w:hAnsiTheme="minorHAnsi" w:cstheme="minorHAnsi" w:hint="cs"/>
          <w:rtl/>
          <w:lang w:bidi="fa-IR"/>
        </w:rPr>
        <w:t xml:space="preserve">) در مقابل هر یک از درخواست های تائید شده </w:t>
      </w:r>
      <w:r w:rsidR="00A65B98">
        <w:rPr>
          <w:rFonts w:asciiTheme="minorHAnsi" w:hAnsiTheme="minorHAnsi" w:cstheme="minorHAnsi" w:hint="cs"/>
          <w:rtl/>
          <w:lang w:bidi="fa-IR"/>
        </w:rPr>
        <w:t>کلیک</w:t>
      </w:r>
      <w:r w:rsidRPr="0092032C">
        <w:rPr>
          <w:rFonts w:asciiTheme="minorHAnsi" w:hAnsiTheme="minorHAnsi" w:cstheme="minorHAnsi" w:hint="cs"/>
          <w:rtl/>
          <w:lang w:bidi="fa-IR"/>
        </w:rPr>
        <w:t xml:space="preserve"> کنید، و بعداً بالای دکمه ارسال (</w:t>
      </w:r>
      <w:r w:rsidRPr="0092032C">
        <w:t>Forward</w:t>
      </w:r>
      <w:r w:rsidRPr="0092032C">
        <w:rPr>
          <w:rFonts w:asciiTheme="minorHAnsi" w:hAnsiTheme="minorHAnsi" w:cstheme="minorHAnsi" w:hint="cs"/>
          <w:rtl/>
          <w:lang w:bidi="fa-IR"/>
        </w:rPr>
        <w:t xml:space="preserve">) </w:t>
      </w:r>
      <w:r w:rsidR="00BD639D" w:rsidRPr="0092032C">
        <w:rPr>
          <w:rFonts w:asciiTheme="minorHAnsi" w:hAnsiTheme="minorHAnsi" w:cstheme="minorHAnsi" w:hint="cs"/>
          <w:rtl/>
          <w:lang w:bidi="fa-IR"/>
        </w:rPr>
        <w:t xml:space="preserve"> </w:t>
      </w:r>
      <w:r w:rsidRPr="0092032C">
        <w:rPr>
          <w:rFonts w:asciiTheme="minorHAnsi" w:hAnsiTheme="minorHAnsi" w:cstheme="minorHAnsi" w:hint="cs"/>
          <w:rtl/>
          <w:lang w:bidi="fa-IR"/>
        </w:rPr>
        <w:t>که در فارم ظاهر میگردد که این فارم</w:t>
      </w:r>
      <w:r w:rsidR="004E420C" w:rsidRPr="0092032C">
        <w:rPr>
          <w:rFonts w:asciiTheme="minorHAnsi" w:hAnsiTheme="minorHAnsi" w:cstheme="minorHAnsi" w:hint="cs"/>
          <w:rtl/>
          <w:lang w:bidi="fa-IR"/>
        </w:rPr>
        <w:t xml:space="preserve"> که به وجود می آئید</w:t>
      </w:r>
      <w:r w:rsidRPr="0092032C">
        <w:rPr>
          <w:rFonts w:asciiTheme="minorHAnsi" w:hAnsiTheme="minorHAnsi" w:cstheme="minorHAnsi" w:hint="cs"/>
          <w:rtl/>
          <w:lang w:bidi="fa-IR"/>
        </w:rPr>
        <w:t xml:space="preserve"> مانند</w:t>
      </w:r>
      <w:r w:rsidR="004E420C" w:rsidRPr="0092032C">
        <w:rPr>
          <w:rFonts w:asciiTheme="minorHAnsi" w:hAnsiTheme="minorHAnsi" w:cstheme="minorHAnsi" w:hint="cs"/>
          <w:rtl/>
          <w:lang w:bidi="fa-IR"/>
        </w:rPr>
        <w:t xml:space="preserve"> فارم</w:t>
      </w:r>
      <w:r w:rsidRPr="0092032C">
        <w:rPr>
          <w:rFonts w:asciiTheme="minorHAnsi" w:hAnsiTheme="minorHAnsi" w:cstheme="minorHAnsi" w:hint="cs"/>
          <w:rtl/>
          <w:lang w:bidi="fa-IR"/>
        </w:rPr>
        <w:t xml:space="preserve"> ارسال درخواست </w:t>
      </w:r>
      <w:r w:rsidR="004E420C" w:rsidRPr="0092032C">
        <w:rPr>
          <w:rFonts w:asciiTheme="minorHAnsi" w:hAnsiTheme="minorHAnsi" w:cstheme="minorHAnsi" w:hint="cs"/>
          <w:rtl/>
          <w:lang w:bidi="fa-IR"/>
        </w:rPr>
        <w:t xml:space="preserve"> میباشد،  مانند </w:t>
      </w:r>
      <w:r w:rsidR="00925882" w:rsidRPr="0092032C">
        <w:rPr>
          <w:rFonts w:asciiTheme="minorHAnsi" w:hAnsiTheme="minorHAnsi" w:cstheme="minorHAnsi" w:hint="cs"/>
          <w:rtl/>
          <w:lang w:bidi="fa-IR"/>
        </w:rPr>
        <w:t>تصویر(</w:t>
      </w:r>
      <w:r w:rsidR="00925882" w:rsidRPr="0092032C">
        <w:t>screenshot</w:t>
      </w:r>
      <w:r w:rsidR="00925882" w:rsidRPr="0092032C">
        <w:rPr>
          <w:rFonts w:asciiTheme="minorHAnsi" w:hAnsiTheme="minorHAnsi" w:cstheme="minorHAnsi" w:hint="cs"/>
          <w:rtl/>
          <w:lang w:bidi="fa-IR"/>
        </w:rPr>
        <w:t xml:space="preserve">) ذیل </w:t>
      </w:r>
      <w:r w:rsidR="004E420C" w:rsidRPr="0092032C">
        <w:rPr>
          <w:rFonts w:asciiTheme="minorHAnsi" w:hAnsiTheme="minorHAnsi" w:cstheme="minorHAnsi" w:hint="cs"/>
          <w:rtl/>
          <w:lang w:bidi="fa-IR"/>
        </w:rPr>
        <w:t>:</w:t>
      </w:r>
    </w:p>
    <w:p w14:paraId="61EACCB4" w14:textId="3A71F9DF" w:rsidR="00925882" w:rsidRPr="0092032C" w:rsidRDefault="00925882" w:rsidP="00925882">
      <w:pPr>
        <w:bidi/>
        <w:rPr>
          <w:rFonts w:asciiTheme="minorHAnsi" w:hAnsiTheme="minorHAnsi" w:cstheme="minorHAnsi"/>
          <w:rtl/>
          <w:lang w:bidi="fa-IR"/>
        </w:rPr>
      </w:pPr>
      <w:r w:rsidRPr="0092032C">
        <w:rPr>
          <w:rFonts w:asciiTheme="minorHAnsi" w:hAnsiTheme="minorHAnsi" w:cstheme="minorHAnsi" w:hint="cs"/>
          <w:rtl/>
          <w:lang w:bidi="fa-IR"/>
        </w:rPr>
        <w:t xml:space="preserve">این فارم </w:t>
      </w:r>
      <w:r w:rsidR="004E420C" w:rsidRPr="0092032C">
        <w:rPr>
          <w:rFonts w:asciiTheme="minorHAnsi" w:hAnsiTheme="minorHAnsi" w:cstheme="minorHAnsi" w:hint="cs"/>
          <w:rtl/>
          <w:lang w:bidi="fa-IR"/>
        </w:rPr>
        <w:t xml:space="preserve">همچنان </w:t>
      </w:r>
      <w:r w:rsidRPr="0092032C">
        <w:rPr>
          <w:rFonts w:asciiTheme="minorHAnsi" w:hAnsiTheme="minorHAnsi" w:cstheme="minorHAnsi" w:hint="cs"/>
          <w:rtl/>
          <w:lang w:bidi="fa-IR"/>
        </w:rPr>
        <w:t xml:space="preserve">شامل سه بخش : معلومات عمومی، </w:t>
      </w:r>
      <w:r w:rsidR="00106DDE" w:rsidRPr="0092032C">
        <w:rPr>
          <w:rFonts w:asciiTheme="minorHAnsi" w:hAnsiTheme="minorHAnsi" w:cstheme="minorHAnsi" w:hint="cs"/>
          <w:rtl/>
          <w:lang w:bidi="fa-IR"/>
        </w:rPr>
        <w:t>مضامین و تعداد</w:t>
      </w:r>
      <w:r w:rsidRPr="0092032C">
        <w:rPr>
          <w:rFonts w:asciiTheme="minorHAnsi" w:hAnsiTheme="minorHAnsi" w:cstheme="minorHAnsi" w:hint="cs"/>
          <w:rtl/>
          <w:lang w:bidi="fa-IR"/>
        </w:rPr>
        <w:t xml:space="preserve"> و ارسال</w:t>
      </w:r>
      <w:r w:rsidR="00DD5994" w:rsidRPr="0092032C">
        <w:rPr>
          <w:rFonts w:asciiTheme="minorHAnsi" w:hAnsiTheme="minorHAnsi" w:cstheme="minorHAnsi" w:hint="cs"/>
          <w:rtl/>
          <w:lang w:bidi="fa-IR"/>
        </w:rPr>
        <w:t xml:space="preserve"> درخواست بوده که </w:t>
      </w:r>
      <w:r w:rsidR="004E420C" w:rsidRPr="0092032C">
        <w:rPr>
          <w:rFonts w:asciiTheme="minorHAnsi" w:hAnsiTheme="minorHAnsi" w:cstheme="minorHAnsi" w:hint="cs"/>
          <w:rtl/>
          <w:lang w:bidi="fa-IR"/>
        </w:rPr>
        <w:t>همانند فارم</w:t>
      </w:r>
      <w:r w:rsidRPr="0092032C">
        <w:rPr>
          <w:rFonts w:asciiTheme="minorHAnsi" w:hAnsiTheme="minorHAnsi" w:cstheme="minorHAnsi" w:hint="cs"/>
          <w:rtl/>
          <w:lang w:bidi="fa-IR"/>
        </w:rPr>
        <w:t xml:space="preserve"> ارسال درخواست (</w:t>
      </w:r>
      <w:r w:rsidRPr="0092032C">
        <w:t>Send Request</w:t>
      </w:r>
      <w:r w:rsidRPr="0092032C">
        <w:rPr>
          <w:rFonts w:asciiTheme="minorHAnsi" w:hAnsiTheme="minorHAnsi" w:cstheme="minorHAnsi" w:hint="cs"/>
          <w:rtl/>
          <w:lang w:bidi="fa-IR"/>
        </w:rPr>
        <w:t>)میباشد، اما در آن بعضی عملکرد های اضافه شده است.</w:t>
      </w:r>
    </w:p>
    <w:p w14:paraId="5C561CF8" w14:textId="6EA2485B" w:rsidR="00925882" w:rsidRPr="0092032C" w:rsidRDefault="00925882" w:rsidP="00925882">
      <w:pPr>
        <w:bidi/>
        <w:rPr>
          <w:rFonts w:asciiTheme="minorHAnsi" w:hAnsiTheme="minorHAnsi" w:cstheme="minorHAnsi"/>
          <w:rtl/>
          <w:lang w:bidi="fa-IR"/>
        </w:rPr>
      </w:pPr>
      <w:ins w:id="23" w:author="Zabeehullah Khan" w:date="2020-07-27T11:14:00Z">
        <w:r w:rsidRPr="0092032C">
          <w:rPr>
            <w:noProof/>
          </w:rPr>
          <w:lastRenderedPageBreak/>
          <w:drawing>
            <wp:inline distT="0" distB="0" distL="0" distR="0" wp14:anchorId="62BECB56" wp14:editId="4E7F28F2">
              <wp:extent cx="5761355" cy="5152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8080-2020-07-27-11_14_06.png"/>
                      <pic:cNvPicPr/>
                    </pic:nvPicPr>
                    <pic:blipFill>
                      <a:blip r:embed="rId19"/>
                      <a:stretch>
                        <a:fillRect/>
                      </a:stretch>
                    </pic:blipFill>
                    <pic:spPr>
                      <a:xfrm>
                        <a:off x="0" y="0"/>
                        <a:ext cx="5761355" cy="5152390"/>
                      </a:xfrm>
                      <a:prstGeom prst="rect">
                        <a:avLst/>
                      </a:prstGeom>
                    </pic:spPr>
                  </pic:pic>
                </a:graphicData>
              </a:graphic>
            </wp:inline>
          </w:drawing>
        </w:r>
      </w:ins>
    </w:p>
    <w:p w14:paraId="6B7F4F46" w14:textId="1F6B328A" w:rsidR="0064229A" w:rsidRPr="0092032C" w:rsidRDefault="0064229A" w:rsidP="00073995">
      <w:pPr>
        <w:bidi/>
        <w:rPr>
          <w:rFonts w:asciiTheme="minorHAnsi" w:hAnsiTheme="minorHAnsi" w:cstheme="minorHAnsi"/>
          <w:rtl/>
          <w:lang w:bidi="fa-IR"/>
        </w:rPr>
      </w:pPr>
      <w:r w:rsidRPr="0092032C">
        <w:rPr>
          <w:rFonts w:asciiTheme="minorHAnsi" w:hAnsiTheme="minorHAnsi" w:cstheme="minorHAnsi" w:hint="cs"/>
          <w:rtl/>
          <w:lang w:bidi="fa-IR"/>
        </w:rPr>
        <w:t xml:space="preserve"> </w:t>
      </w:r>
    </w:p>
    <w:p w14:paraId="71829DEA" w14:textId="48EA7EB3" w:rsidR="00925882" w:rsidRPr="0092032C" w:rsidRDefault="00925882" w:rsidP="00925882">
      <w:pPr>
        <w:bidi/>
      </w:pPr>
      <w:r w:rsidRPr="0092032C">
        <w:rPr>
          <w:rFonts w:hint="cs"/>
          <w:rtl/>
        </w:rPr>
        <w:t xml:space="preserve">بخش اولی </w:t>
      </w:r>
      <w:r w:rsidR="0092032C" w:rsidRPr="0092032C">
        <w:rPr>
          <w:rFonts w:hint="cs"/>
          <w:rtl/>
        </w:rPr>
        <w:t xml:space="preserve"> در قسمت بالایی </w:t>
      </w:r>
      <w:r w:rsidRPr="0092032C">
        <w:rPr>
          <w:rFonts w:hint="cs"/>
          <w:rtl/>
        </w:rPr>
        <w:t xml:space="preserve">فارم اصلی عبارت از فهرست درخواست ها که تا هنوز این بخش ها با سایر درخواست ها </w:t>
      </w:r>
      <w:r w:rsidR="00402C29" w:rsidRPr="0092032C">
        <w:rPr>
          <w:rFonts w:hint="cs"/>
          <w:rtl/>
        </w:rPr>
        <w:t>توحید</w:t>
      </w:r>
      <w:r w:rsidR="00D40680">
        <w:t xml:space="preserve"> </w:t>
      </w:r>
      <w:r w:rsidR="00D40680">
        <w:rPr>
          <w:rFonts w:hint="cs"/>
          <w:rtl/>
          <w:lang w:bidi="fa-IR"/>
        </w:rPr>
        <w:t xml:space="preserve"> نشده </w:t>
      </w:r>
      <w:r w:rsidRPr="0092032C">
        <w:rPr>
          <w:rFonts w:hint="cs"/>
          <w:rtl/>
        </w:rPr>
        <w:t xml:space="preserve">  ویا ارسال </w:t>
      </w:r>
      <w:r w:rsidR="0092032C" w:rsidRPr="0092032C">
        <w:rPr>
          <w:rFonts w:hint="cs"/>
          <w:rtl/>
        </w:rPr>
        <w:t xml:space="preserve">نگردیده </w:t>
      </w:r>
      <w:r w:rsidR="00D40680">
        <w:rPr>
          <w:rFonts w:hint="cs"/>
          <w:rtl/>
        </w:rPr>
        <w:t xml:space="preserve">است </w:t>
      </w:r>
      <w:r w:rsidR="0092032C" w:rsidRPr="0092032C">
        <w:rPr>
          <w:rFonts w:hint="cs"/>
          <w:rtl/>
        </w:rPr>
        <w:t>میباشد</w:t>
      </w:r>
      <w:r w:rsidRPr="0092032C">
        <w:rPr>
          <w:rFonts w:hint="cs"/>
          <w:rtl/>
        </w:rPr>
        <w:t>. به خاطر داشته باش</w:t>
      </w:r>
      <w:r w:rsidR="00D40680">
        <w:rPr>
          <w:rFonts w:hint="cs"/>
          <w:rtl/>
        </w:rPr>
        <w:t>ی</w:t>
      </w:r>
      <w:r w:rsidRPr="0092032C">
        <w:rPr>
          <w:rFonts w:hint="cs"/>
          <w:rtl/>
        </w:rPr>
        <w:t xml:space="preserve">د شما تنها میتواند درخواست های را ارسال ویا با سایر بخش ها </w:t>
      </w:r>
      <w:r w:rsidR="00402C29" w:rsidRPr="0092032C">
        <w:rPr>
          <w:rFonts w:hint="cs"/>
          <w:rtl/>
        </w:rPr>
        <w:t>توحید</w:t>
      </w:r>
      <w:r w:rsidRPr="0092032C">
        <w:rPr>
          <w:rFonts w:hint="cs"/>
          <w:rtl/>
        </w:rPr>
        <w:t xml:space="preserve"> کنید که قبلاً این بخش ها تائید  (</w:t>
      </w:r>
      <w:r w:rsidRPr="0092032C">
        <w:t>approve</w:t>
      </w:r>
      <w:r w:rsidRPr="0092032C">
        <w:rPr>
          <w:rFonts w:hint="cs"/>
          <w:rtl/>
        </w:rPr>
        <w:t>) شده باشد. در خواست که در حالت تعلیق ویا منتظر (</w:t>
      </w:r>
      <w:r w:rsidR="00106DDE" w:rsidRPr="0092032C">
        <w:t>Pending</w:t>
      </w:r>
      <w:r w:rsidRPr="0092032C">
        <w:rPr>
          <w:rFonts w:hint="cs"/>
          <w:rtl/>
        </w:rPr>
        <w:t>) قرار دارند در اینجا ظاهر نمیگردد</w:t>
      </w:r>
      <w:r w:rsidR="00106DDE" w:rsidRPr="0092032C">
        <w:rPr>
          <w:rFonts w:hint="cs"/>
          <w:rtl/>
        </w:rPr>
        <w:t xml:space="preserve">  و کلید  ارسال (</w:t>
      </w:r>
      <w:r w:rsidR="00106DDE" w:rsidRPr="0092032C">
        <w:t>Forward</w:t>
      </w:r>
      <w:r w:rsidR="00106DDE" w:rsidRPr="0092032C">
        <w:rPr>
          <w:rFonts w:hint="cs"/>
          <w:rtl/>
        </w:rPr>
        <w:t xml:space="preserve">) را نیز دارا نمیباشد </w:t>
      </w:r>
    </w:p>
    <w:p w14:paraId="7439E0AF" w14:textId="670B7C3B" w:rsidR="00106DDE" w:rsidRPr="0092032C" w:rsidRDefault="00106DDE" w:rsidP="00106DDE">
      <w:pPr>
        <w:bidi/>
        <w:rPr>
          <w:rtl/>
        </w:rPr>
      </w:pPr>
      <w:r w:rsidRPr="0092032C">
        <w:rPr>
          <w:rFonts w:hint="cs"/>
          <w:rtl/>
        </w:rPr>
        <w:t xml:space="preserve">شما بخش معلومات عمومی فارم </w:t>
      </w:r>
      <w:r w:rsidR="00D40680">
        <w:rPr>
          <w:rFonts w:hint="cs"/>
          <w:rtl/>
        </w:rPr>
        <w:t xml:space="preserve">را </w:t>
      </w:r>
      <w:r w:rsidRPr="0092032C">
        <w:rPr>
          <w:rFonts w:hint="cs"/>
          <w:rtl/>
        </w:rPr>
        <w:t xml:space="preserve">که در آن معلومات درخواست شده و بخش مضامین و تعداد را رسیده گی میکند تکمیل میکنید. این بخش فارم قبلاً با معلومات </w:t>
      </w:r>
      <w:r w:rsidR="00F048CF" w:rsidRPr="0092032C">
        <w:rPr>
          <w:rFonts w:hint="cs"/>
          <w:rtl/>
        </w:rPr>
        <w:t>درخواستی که شما بالای آن  در دکمه ارسال (</w:t>
      </w:r>
      <w:r w:rsidR="00F048CF" w:rsidRPr="0092032C">
        <w:t>Forward</w:t>
      </w:r>
      <w:r w:rsidR="00F048CF" w:rsidRPr="0092032C">
        <w:rPr>
          <w:rFonts w:hint="cs"/>
          <w:rtl/>
        </w:rPr>
        <w:t xml:space="preserve">) </w:t>
      </w:r>
      <w:r w:rsidR="00A65B98">
        <w:rPr>
          <w:rFonts w:hint="cs"/>
          <w:rtl/>
        </w:rPr>
        <w:t>کلیک</w:t>
      </w:r>
      <w:r w:rsidR="00F048CF" w:rsidRPr="0092032C">
        <w:rPr>
          <w:rFonts w:hint="cs"/>
          <w:rtl/>
        </w:rPr>
        <w:t xml:space="preserve"> نموده ائید تکمیل شده است. شما میتوانید در بخش مضامین و تعداد در صورت که بخواهید تغیراتی را وارد کنید.</w:t>
      </w:r>
    </w:p>
    <w:p w14:paraId="4AA040F7" w14:textId="77777777" w:rsidR="0092032C" w:rsidRPr="0092032C" w:rsidRDefault="0092032C" w:rsidP="0092032C">
      <w:pPr>
        <w:bidi/>
        <w:rPr>
          <w:rtl/>
        </w:rPr>
      </w:pPr>
    </w:p>
    <w:p w14:paraId="24D21909" w14:textId="5430E3D5" w:rsidR="00F048CF" w:rsidRPr="0092032C" w:rsidRDefault="00F048CF" w:rsidP="00F048CF">
      <w:pPr>
        <w:bidi/>
        <w:rPr>
          <w:rtl/>
        </w:rPr>
      </w:pPr>
      <w:r w:rsidRPr="0092032C">
        <w:rPr>
          <w:rFonts w:hint="cs"/>
          <w:rtl/>
        </w:rPr>
        <w:t xml:space="preserve">در صورتیکه شما بخواهید این درخواست را به تنهایی ارسال کنید، شما میتوانید بالای دکمه درخواست کتابها  در بخش اخیر فارم </w:t>
      </w:r>
      <w:r w:rsidR="00A65B98">
        <w:rPr>
          <w:rFonts w:hint="cs"/>
          <w:rtl/>
        </w:rPr>
        <w:t>کلیک</w:t>
      </w:r>
      <w:r w:rsidRPr="0092032C">
        <w:rPr>
          <w:rFonts w:hint="cs"/>
          <w:rtl/>
        </w:rPr>
        <w:t xml:space="preserve"> کنید، بعد از تائیدی شما این درخواست ارسال میگردد.</w:t>
      </w:r>
    </w:p>
    <w:p w14:paraId="56D29749" w14:textId="3EA9D028" w:rsidR="00F048CF" w:rsidRPr="0092032C" w:rsidRDefault="00F048CF" w:rsidP="00F048CF">
      <w:pPr>
        <w:bidi/>
        <w:rPr>
          <w:rtl/>
        </w:rPr>
      </w:pPr>
      <w:r w:rsidRPr="0092032C">
        <w:rPr>
          <w:rFonts w:hint="cs"/>
          <w:rtl/>
        </w:rPr>
        <w:t xml:space="preserve">در صورت که شما بخواهید درخواست های بیشتر را با آن </w:t>
      </w:r>
      <w:r w:rsidR="00402C29" w:rsidRPr="0092032C">
        <w:rPr>
          <w:rFonts w:hint="cs"/>
          <w:rtl/>
        </w:rPr>
        <w:t>توحید</w:t>
      </w:r>
      <w:r w:rsidRPr="0092032C">
        <w:rPr>
          <w:rFonts w:hint="cs"/>
          <w:rtl/>
        </w:rPr>
        <w:t xml:space="preserve"> کنید، بالای دکمه </w:t>
      </w:r>
      <w:r w:rsidR="00DD5994" w:rsidRPr="0092032C">
        <w:rPr>
          <w:rFonts w:hint="cs"/>
          <w:rtl/>
        </w:rPr>
        <w:t>توحید</w:t>
      </w:r>
      <w:r w:rsidRPr="0092032C">
        <w:rPr>
          <w:rFonts w:hint="cs"/>
          <w:rtl/>
        </w:rPr>
        <w:t xml:space="preserve"> کردن (</w:t>
      </w:r>
      <w:r w:rsidR="00DD5994" w:rsidRPr="0092032C">
        <w:t>Merge</w:t>
      </w:r>
      <w:r w:rsidRPr="0092032C">
        <w:rPr>
          <w:rFonts w:hint="cs"/>
          <w:rtl/>
        </w:rPr>
        <w:t xml:space="preserve">) در مقابل درخواست که شما میخواهید آنرا </w:t>
      </w:r>
      <w:r w:rsidR="00402C29" w:rsidRPr="0092032C">
        <w:rPr>
          <w:rFonts w:hint="cs"/>
          <w:rtl/>
        </w:rPr>
        <w:t>توحید</w:t>
      </w:r>
      <w:r w:rsidRPr="0092032C">
        <w:rPr>
          <w:rFonts w:hint="cs"/>
          <w:rtl/>
        </w:rPr>
        <w:t xml:space="preserve"> کنید </w:t>
      </w:r>
      <w:r w:rsidR="00DD5994" w:rsidRPr="0092032C">
        <w:rPr>
          <w:rFonts w:hint="cs"/>
          <w:rtl/>
        </w:rPr>
        <w:t xml:space="preserve">در قسمت بالایی </w:t>
      </w:r>
      <w:r w:rsidRPr="0092032C">
        <w:rPr>
          <w:rFonts w:hint="cs"/>
          <w:rtl/>
        </w:rPr>
        <w:t xml:space="preserve"> درخواست های تائید شده </w:t>
      </w:r>
      <w:r w:rsidR="00A65B98">
        <w:rPr>
          <w:rFonts w:hint="cs"/>
          <w:rtl/>
        </w:rPr>
        <w:t>کلیک</w:t>
      </w:r>
      <w:r w:rsidRPr="0092032C">
        <w:rPr>
          <w:rFonts w:hint="cs"/>
          <w:rtl/>
        </w:rPr>
        <w:t xml:space="preserve"> کنید .</w:t>
      </w:r>
    </w:p>
    <w:p w14:paraId="2F748E57" w14:textId="461E4E70" w:rsidR="00F048CF" w:rsidRPr="0092032C" w:rsidRDefault="00F048CF" w:rsidP="00F048CF">
      <w:pPr>
        <w:bidi/>
        <w:rPr>
          <w:rtl/>
        </w:rPr>
      </w:pPr>
      <w:r w:rsidRPr="0092032C">
        <w:rPr>
          <w:rFonts w:hint="cs"/>
          <w:rtl/>
        </w:rPr>
        <w:t xml:space="preserve">بخش مضامین و تعداد به صورت خود کار موضوع </w:t>
      </w:r>
      <w:r w:rsidR="00141512" w:rsidRPr="0092032C">
        <w:rPr>
          <w:rFonts w:hint="cs"/>
          <w:rtl/>
        </w:rPr>
        <w:t xml:space="preserve">فارم </w:t>
      </w:r>
      <w:r w:rsidRPr="0092032C">
        <w:rPr>
          <w:rFonts w:hint="cs"/>
          <w:rtl/>
        </w:rPr>
        <w:t xml:space="preserve">درخواست شده را اضافه نموده و تعداد دقیق آنرا برای هر درخواست </w:t>
      </w:r>
      <w:r w:rsidR="00402C29" w:rsidRPr="0092032C">
        <w:rPr>
          <w:rFonts w:hint="cs"/>
          <w:rtl/>
        </w:rPr>
        <w:t>توحید</w:t>
      </w:r>
      <w:r w:rsidRPr="0092032C">
        <w:rPr>
          <w:rFonts w:hint="cs"/>
          <w:rtl/>
        </w:rPr>
        <w:t xml:space="preserve"> شده محاسبه میکند</w:t>
      </w:r>
    </w:p>
    <w:p w14:paraId="31941106" w14:textId="050A0811" w:rsidR="00D57727" w:rsidRPr="0092032C" w:rsidRDefault="00D57727" w:rsidP="00D57727">
      <w:pPr>
        <w:bidi/>
      </w:pPr>
      <w:r w:rsidRPr="0092032C">
        <w:rPr>
          <w:rFonts w:hint="cs"/>
          <w:rtl/>
        </w:rPr>
        <w:lastRenderedPageBreak/>
        <w:t xml:space="preserve">با عملی نمودن طرزالعمل ذکر شده شما میتواند هر مقدار درخواست </w:t>
      </w:r>
      <w:r w:rsidR="00141512" w:rsidRPr="0092032C">
        <w:rPr>
          <w:rFonts w:hint="cs"/>
          <w:rtl/>
        </w:rPr>
        <w:t xml:space="preserve">را </w:t>
      </w:r>
      <w:r w:rsidRPr="0092032C">
        <w:rPr>
          <w:rFonts w:hint="cs"/>
          <w:rtl/>
        </w:rPr>
        <w:t xml:space="preserve">که خواسته باشید </w:t>
      </w:r>
      <w:r w:rsidR="00402C29" w:rsidRPr="0092032C">
        <w:rPr>
          <w:rFonts w:hint="cs"/>
          <w:rtl/>
        </w:rPr>
        <w:t>توحید</w:t>
      </w:r>
      <w:r w:rsidRPr="0092032C">
        <w:rPr>
          <w:rFonts w:hint="cs"/>
          <w:rtl/>
        </w:rPr>
        <w:t xml:space="preserve"> کنید</w:t>
      </w:r>
      <w:r w:rsidR="00996831" w:rsidRPr="0092032C">
        <w:rPr>
          <w:rFonts w:hint="cs"/>
          <w:rtl/>
        </w:rPr>
        <w:t xml:space="preserve">، هر چند سیستم به صورت خودکار مقدار تمام موارد ضروری را از تمام درخواست ها محاسبه میکند، شما هنوز هم این فرصت را دارد که </w:t>
      </w:r>
      <w:r w:rsidR="00141512" w:rsidRPr="0092032C">
        <w:rPr>
          <w:rFonts w:hint="cs"/>
          <w:rtl/>
        </w:rPr>
        <w:t>چیزی</w:t>
      </w:r>
      <w:r w:rsidR="00996831" w:rsidRPr="0092032C">
        <w:rPr>
          <w:rFonts w:hint="cs"/>
          <w:rtl/>
        </w:rPr>
        <w:t xml:space="preserve"> را اضافه نموده و یا حذف کنید و یا هم در صورتیکه خواسته باشید مقدار را تغیر دهید </w:t>
      </w:r>
    </w:p>
    <w:p w14:paraId="5FFBEB30" w14:textId="7C611347" w:rsidR="00D57727" w:rsidRPr="0092032C" w:rsidRDefault="00996831" w:rsidP="00D57727">
      <w:pPr>
        <w:bidi/>
        <w:rPr>
          <w:rtl/>
        </w:rPr>
      </w:pPr>
      <w:r w:rsidRPr="0092032C">
        <w:rPr>
          <w:rFonts w:hint="cs"/>
          <w:rtl/>
        </w:rPr>
        <w:t xml:space="preserve">بعد از اینکه شما </w:t>
      </w:r>
      <w:r w:rsidR="00402C29" w:rsidRPr="0092032C">
        <w:rPr>
          <w:rFonts w:hint="cs"/>
          <w:rtl/>
        </w:rPr>
        <w:t>توحید</w:t>
      </w:r>
      <w:r w:rsidRPr="0092032C">
        <w:rPr>
          <w:rFonts w:hint="cs"/>
          <w:rtl/>
        </w:rPr>
        <w:t xml:space="preserve"> نمودن درخواست ها را انجام دادید، شما بالای دکمه درخواست کتابها  (</w:t>
      </w:r>
      <w:r w:rsidRPr="0092032C">
        <w:t>Request Books</w:t>
      </w:r>
      <w:r w:rsidRPr="0092032C">
        <w:rPr>
          <w:rFonts w:hint="cs"/>
          <w:rtl/>
        </w:rPr>
        <w:t xml:space="preserve">) در بخش اخیر فارم </w:t>
      </w:r>
      <w:r w:rsidR="00A65B98">
        <w:rPr>
          <w:rFonts w:hint="cs"/>
          <w:rtl/>
        </w:rPr>
        <w:t>کلیک</w:t>
      </w:r>
      <w:r w:rsidRPr="0092032C">
        <w:rPr>
          <w:rFonts w:hint="cs"/>
          <w:rtl/>
        </w:rPr>
        <w:t xml:space="preserve"> کنید، این درخواست شما بعد از تائیدی شما ارسال میگردد</w:t>
      </w:r>
    </w:p>
    <w:p w14:paraId="16AC9897" w14:textId="13A35784" w:rsidR="00215F50" w:rsidRPr="0092032C" w:rsidRDefault="00215F50" w:rsidP="00215F50">
      <w:pPr>
        <w:bidi/>
        <w:rPr>
          <w:rtl/>
        </w:rPr>
      </w:pPr>
      <w:r w:rsidRPr="0092032C">
        <w:rPr>
          <w:rFonts w:hint="cs"/>
          <w:rtl/>
        </w:rPr>
        <w:t xml:space="preserve">بخاطر داشته باشید درخواست های که باهم </w:t>
      </w:r>
      <w:r w:rsidR="00402C29" w:rsidRPr="0092032C">
        <w:rPr>
          <w:rFonts w:hint="cs"/>
          <w:rtl/>
        </w:rPr>
        <w:t>توحید</w:t>
      </w:r>
      <w:r w:rsidRPr="0092032C">
        <w:rPr>
          <w:rFonts w:hint="cs"/>
          <w:rtl/>
        </w:rPr>
        <w:t xml:space="preserve"> شده است در ستون حالت موجود (</w:t>
      </w:r>
      <w:r w:rsidRPr="0092032C">
        <w:t>Current Status</w:t>
      </w:r>
      <w:r w:rsidRPr="0092032C">
        <w:rPr>
          <w:rFonts w:hint="cs"/>
          <w:rtl/>
        </w:rPr>
        <w:t xml:space="preserve">) نمایش داده میشود، و ستون تشریحات دارای آی دی درخواست میباشد که در آن درخواست ها </w:t>
      </w:r>
      <w:r w:rsidR="00402C29" w:rsidRPr="0092032C">
        <w:rPr>
          <w:rFonts w:hint="cs"/>
          <w:rtl/>
        </w:rPr>
        <w:t>توحید</w:t>
      </w:r>
      <w:r w:rsidRPr="0092032C">
        <w:rPr>
          <w:rFonts w:hint="cs"/>
          <w:rtl/>
        </w:rPr>
        <w:t xml:space="preserve"> شده و ارسال گردیده است.</w:t>
      </w:r>
    </w:p>
    <w:p w14:paraId="3974C218" w14:textId="2808E9A5" w:rsidR="00215F50" w:rsidRPr="0092032C" w:rsidRDefault="00215F50" w:rsidP="00215F50">
      <w:pPr>
        <w:bidi/>
      </w:pPr>
      <w:r w:rsidRPr="0092032C">
        <w:rPr>
          <w:rFonts w:hint="cs"/>
          <w:rtl/>
        </w:rPr>
        <w:t xml:space="preserve">علاوتاً، عین روش را میتوان در به سطح ولایات </w:t>
      </w:r>
      <w:r w:rsidR="004E420C" w:rsidRPr="0092032C">
        <w:rPr>
          <w:rFonts w:hint="cs"/>
          <w:rtl/>
        </w:rPr>
        <w:t>بصورت تکرار عملی نمود</w:t>
      </w:r>
      <w:r w:rsidRPr="0092032C">
        <w:rPr>
          <w:rFonts w:hint="cs"/>
          <w:rtl/>
        </w:rPr>
        <w:t xml:space="preserve">، تا بتوان درخواست های ولسوالی های زیاد را با هم </w:t>
      </w:r>
      <w:r w:rsidR="00402C29" w:rsidRPr="0092032C">
        <w:rPr>
          <w:rFonts w:hint="cs"/>
          <w:rtl/>
        </w:rPr>
        <w:t>توحید</w:t>
      </w:r>
      <w:r w:rsidRPr="0092032C">
        <w:rPr>
          <w:rFonts w:hint="cs"/>
          <w:rtl/>
        </w:rPr>
        <w:t xml:space="preserve"> نموده و در یک درخواست به مرکز جهت رسیدگی بیشتر ارسال کنید.</w:t>
      </w:r>
    </w:p>
    <w:p w14:paraId="74238AA7" w14:textId="77777777" w:rsidR="00D729B7" w:rsidRPr="0092032C" w:rsidRDefault="00D729B7" w:rsidP="00D729B7">
      <w:pPr>
        <w:bidi/>
        <w:rPr>
          <w:rFonts w:asciiTheme="minorHAnsi" w:hAnsiTheme="minorHAnsi" w:cstheme="minorHAnsi"/>
          <w:rtl/>
          <w:lang w:bidi="fa-IR"/>
        </w:rPr>
      </w:pPr>
    </w:p>
    <w:p w14:paraId="7D579348" w14:textId="18EF3DCF" w:rsidR="00281F63" w:rsidRPr="0092032C" w:rsidRDefault="00281F63" w:rsidP="00730525">
      <w:pPr>
        <w:pStyle w:val="Heading1"/>
        <w:bidi/>
        <w:rPr>
          <w:rFonts w:asciiTheme="minorHAnsi" w:hAnsiTheme="minorHAnsi" w:cstheme="minorHAnsi"/>
          <w:b/>
          <w:bCs/>
          <w:color w:val="C00000"/>
          <w:szCs w:val="28"/>
          <w:rtl/>
        </w:rPr>
      </w:pPr>
      <w:bookmarkStart w:id="24" w:name="_Toc48205297"/>
      <w:r w:rsidRPr="0092032C">
        <w:rPr>
          <w:rFonts w:asciiTheme="minorHAnsi" w:hAnsiTheme="minorHAnsi" w:cstheme="minorHAnsi"/>
          <w:bCs/>
          <w:color w:val="C00000"/>
          <w:szCs w:val="28"/>
          <w:rtl/>
        </w:rPr>
        <w:t>مدیر (ادمین)</w:t>
      </w:r>
      <w:r w:rsidR="00CC78FA" w:rsidRPr="0092032C">
        <w:rPr>
          <w:rFonts w:asciiTheme="minorHAnsi" w:hAnsiTheme="minorHAnsi" w:cstheme="minorHAnsi"/>
          <w:b/>
          <w:bCs/>
          <w:color w:val="C00000"/>
          <w:szCs w:val="28"/>
          <w:rtl/>
        </w:rPr>
        <w:t>:</w:t>
      </w:r>
      <w:r w:rsidRPr="0092032C">
        <w:rPr>
          <w:rFonts w:asciiTheme="minorHAnsi" w:hAnsiTheme="minorHAnsi" w:cstheme="minorHAnsi"/>
          <w:bCs/>
          <w:color w:val="C00000"/>
          <w:szCs w:val="28"/>
          <w:rtl/>
        </w:rPr>
        <w:t xml:space="preserve"> مرور نمودن گزارش ها</w:t>
      </w:r>
      <w:bookmarkEnd w:id="24"/>
      <w:r w:rsidRPr="0092032C">
        <w:rPr>
          <w:rFonts w:asciiTheme="minorHAnsi" w:hAnsiTheme="minorHAnsi" w:cstheme="minorHAnsi"/>
          <w:bCs/>
          <w:color w:val="C00000"/>
          <w:szCs w:val="28"/>
          <w:rtl/>
        </w:rPr>
        <w:t xml:space="preserve"> </w:t>
      </w:r>
    </w:p>
    <w:p w14:paraId="759AF354" w14:textId="77777777" w:rsidR="00281F63" w:rsidRPr="0092032C" w:rsidRDefault="00281F63" w:rsidP="00281F63">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 xml:space="preserve">سیستم آنلاین مدیریت موجودی کتب درسی  دارای یک مادیول خوب گزارش دهی می باشد که میتواند گزارش های توزیع کتب درسی را در تمام سطوح به شمول سطوح ولایتی، ولسوالی و مکتب تولید کند. </w:t>
      </w:r>
    </w:p>
    <w:p w14:paraId="70727F1A" w14:textId="09E97556" w:rsidR="00281F63" w:rsidRPr="0092032C" w:rsidRDefault="00281F63" w:rsidP="00130D46">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شما تنها در صورتی میتواند به بخش گزارش های توزیع دسترسی داشته باشید که شما نقش مدیر ( ادمین) را داشته باشید. در غیر این صورت ورود به  گزارش های توزیع  در</w:t>
      </w:r>
      <w:r w:rsidR="0010443D" w:rsidRPr="0092032C">
        <w:rPr>
          <w:rFonts w:asciiTheme="minorHAnsi" w:hAnsiTheme="minorHAnsi" w:cstheme="minorHAnsi"/>
          <w:color w:val="595959" w:themeColor="text1" w:themeTint="A6"/>
        </w:rPr>
        <w:t xml:space="preserve"> </w:t>
      </w:r>
      <w:r w:rsidR="0010443D" w:rsidRPr="0092032C">
        <w:rPr>
          <w:rFonts w:asciiTheme="minorHAnsi" w:hAnsiTheme="minorHAnsi" w:cstheme="minorHAnsi"/>
          <w:color w:val="595959" w:themeColor="text1" w:themeTint="A6"/>
          <w:rtl/>
          <w:lang w:bidi="fa-IR"/>
        </w:rPr>
        <w:t xml:space="preserve"> مینوی رهنمایی</w:t>
      </w:r>
      <w:r w:rsidRPr="0092032C">
        <w:rPr>
          <w:rFonts w:asciiTheme="minorHAnsi" w:hAnsiTheme="minorHAnsi" w:cstheme="minorHAnsi"/>
          <w:color w:val="595959" w:themeColor="text1" w:themeTint="A6"/>
          <w:rtl/>
        </w:rPr>
        <w:t xml:space="preserve"> (</w:t>
      </w:r>
      <w:r w:rsidRPr="0092032C">
        <w:rPr>
          <w:rFonts w:asciiTheme="minorHAnsi" w:hAnsiTheme="minorHAnsi" w:cstheme="minorHAnsi"/>
          <w:color w:val="595959" w:themeColor="text1" w:themeTint="A6"/>
        </w:rPr>
        <w:t>navigation menu</w:t>
      </w:r>
      <w:r w:rsidRPr="0092032C">
        <w:rPr>
          <w:rFonts w:asciiTheme="minorHAnsi" w:hAnsiTheme="minorHAnsi" w:cstheme="minorHAnsi"/>
          <w:color w:val="595959" w:themeColor="text1" w:themeTint="A6"/>
          <w:rtl/>
        </w:rPr>
        <w:t>)  برای شما ظاهر نمیگردد.</w:t>
      </w:r>
    </w:p>
    <w:p w14:paraId="5C471060" w14:textId="77777777" w:rsidR="00165150" w:rsidRPr="0092032C" w:rsidRDefault="00165150" w:rsidP="00165150">
      <w:pPr>
        <w:bidi/>
        <w:rPr>
          <w:rFonts w:asciiTheme="minorHAnsi" w:hAnsiTheme="minorHAnsi" w:cstheme="minorHAnsi"/>
          <w:b/>
        </w:rPr>
      </w:pPr>
    </w:p>
    <w:p w14:paraId="2537641B" w14:textId="4AB2CFD3" w:rsidR="00730525" w:rsidRPr="0092032C" w:rsidRDefault="00281F63" w:rsidP="00281F63">
      <w:pPr>
        <w:pStyle w:val="Heading1"/>
        <w:bidi/>
        <w:rPr>
          <w:rFonts w:asciiTheme="minorHAnsi" w:hAnsiTheme="minorHAnsi" w:cstheme="minorHAnsi"/>
          <w:b/>
          <w:bCs/>
          <w:color w:val="C00000"/>
          <w:szCs w:val="28"/>
        </w:rPr>
      </w:pPr>
      <w:r w:rsidRPr="0092032C">
        <w:rPr>
          <w:rFonts w:asciiTheme="minorHAnsi" w:hAnsiTheme="minorHAnsi" w:cstheme="minorHAnsi"/>
          <w:bCs/>
          <w:color w:val="C00000"/>
          <w:szCs w:val="28"/>
          <w:rtl/>
        </w:rPr>
        <w:t xml:space="preserve"> </w:t>
      </w:r>
      <w:bookmarkStart w:id="25" w:name="_Toc48205298"/>
      <w:r w:rsidRPr="0092032C">
        <w:rPr>
          <w:rFonts w:asciiTheme="minorHAnsi" w:hAnsiTheme="minorHAnsi" w:cstheme="minorHAnsi"/>
          <w:bCs/>
          <w:color w:val="C00000"/>
          <w:szCs w:val="28"/>
          <w:rtl/>
        </w:rPr>
        <w:t>مدیر (ادمین)</w:t>
      </w:r>
      <w:r w:rsidR="00CC78FA" w:rsidRPr="0092032C">
        <w:rPr>
          <w:rFonts w:asciiTheme="minorHAnsi" w:hAnsiTheme="minorHAnsi" w:cstheme="minorHAnsi"/>
          <w:b/>
          <w:bCs/>
          <w:color w:val="C00000"/>
          <w:szCs w:val="28"/>
          <w:rtl/>
        </w:rPr>
        <w:t>:</w:t>
      </w:r>
      <w:r w:rsidRPr="0092032C">
        <w:rPr>
          <w:rFonts w:asciiTheme="minorHAnsi" w:hAnsiTheme="minorHAnsi" w:cstheme="minorHAnsi"/>
          <w:bCs/>
          <w:color w:val="C00000"/>
          <w:szCs w:val="28"/>
          <w:rtl/>
        </w:rPr>
        <w:t xml:space="preserve"> مدیریت کاربران،</w:t>
      </w:r>
      <w:r w:rsidR="008B777F" w:rsidRPr="0092032C">
        <w:rPr>
          <w:rFonts w:asciiTheme="minorHAnsi" w:hAnsiTheme="minorHAnsi" w:cstheme="minorHAnsi"/>
          <w:bCs/>
          <w:color w:val="C00000"/>
          <w:szCs w:val="28"/>
          <w:rtl/>
        </w:rPr>
        <w:t xml:space="preserve"> </w:t>
      </w:r>
      <w:r w:rsidR="00CC78FA" w:rsidRPr="0092032C">
        <w:rPr>
          <w:rFonts w:asciiTheme="minorHAnsi" w:hAnsiTheme="minorHAnsi" w:cstheme="minorHAnsi"/>
          <w:b/>
          <w:bCs/>
          <w:color w:val="C00000"/>
          <w:szCs w:val="28"/>
          <w:rtl/>
        </w:rPr>
        <w:t>بخش ها</w:t>
      </w:r>
      <w:r w:rsidRPr="0092032C">
        <w:rPr>
          <w:rFonts w:asciiTheme="minorHAnsi" w:hAnsiTheme="minorHAnsi" w:cstheme="minorHAnsi"/>
          <w:bCs/>
          <w:color w:val="C00000"/>
          <w:szCs w:val="28"/>
          <w:rtl/>
        </w:rPr>
        <w:t xml:space="preserve"> و بسته ها</w:t>
      </w:r>
      <w:bookmarkEnd w:id="25"/>
    </w:p>
    <w:p w14:paraId="702B5C54" w14:textId="32C3B499" w:rsidR="00E61278" w:rsidRPr="0092032C" w:rsidRDefault="00E61278" w:rsidP="00730525">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t>اگر نقش شما مدیر (ادمین) میباشد، شما قادر خواهید بود تا ورودی های بیشتر را  در</w:t>
      </w:r>
      <w:r w:rsidR="0010443D" w:rsidRPr="0092032C">
        <w:rPr>
          <w:rFonts w:asciiTheme="minorHAnsi" w:hAnsiTheme="minorHAnsi" w:cstheme="minorHAnsi"/>
          <w:color w:val="595959" w:themeColor="text1" w:themeTint="A6"/>
          <w:rtl/>
          <w:lang w:bidi="fa-IR"/>
        </w:rPr>
        <w:t xml:space="preserve"> مینوی رهنمایی</w:t>
      </w:r>
      <w:r w:rsidRPr="0092032C">
        <w:rPr>
          <w:rFonts w:asciiTheme="minorHAnsi" w:hAnsiTheme="minorHAnsi" w:cstheme="minorHAnsi"/>
          <w:color w:val="595959" w:themeColor="text1" w:themeTint="A6"/>
          <w:rtl/>
          <w:lang w:bidi="fa-IR"/>
        </w:rPr>
        <w:t xml:space="preserve"> </w:t>
      </w:r>
      <w:r w:rsidRPr="0092032C">
        <w:rPr>
          <w:rFonts w:asciiTheme="minorHAnsi" w:hAnsiTheme="minorHAnsi" w:cstheme="minorHAnsi"/>
          <w:color w:val="595959" w:themeColor="text1" w:themeTint="A6"/>
          <w:rtl/>
        </w:rPr>
        <w:t>(</w:t>
      </w:r>
      <w:r w:rsidRPr="0092032C">
        <w:rPr>
          <w:rFonts w:asciiTheme="minorHAnsi" w:hAnsiTheme="minorHAnsi" w:cstheme="minorHAnsi"/>
          <w:color w:val="595959" w:themeColor="text1" w:themeTint="A6"/>
        </w:rPr>
        <w:t>navigation menu</w:t>
      </w:r>
      <w:r w:rsidRPr="0092032C">
        <w:rPr>
          <w:rFonts w:asciiTheme="minorHAnsi" w:hAnsiTheme="minorHAnsi" w:cstheme="minorHAnsi"/>
          <w:color w:val="595959" w:themeColor="text1" w:themeTint="A6"/>
          <w:rtl/>
        </w:rPr>
        <w:t>)</w:t>
      </w:r>
      <w:r w:rsidRPr="0092032C">
        <w:rPr>
          <w:rFonts w:asciiTheme="minorHAnsi" w:hAnsiTheme="minorHAnsi" w:cstheme="minorHAnsi"/>
          <w:color w:val="595959" w:themeColor="text1" w:themeTint="A6"/>
          <w:rtl/>
          <w:lang w:bidi="fa-IR"/>
        </w:rPr>
        <w:t xml:space="preserve"> مشاهده کنید که نام های آنها عبارت اند از: </w:t>
      </w:r>
    </w:p>
    <w:p w14:paraId="3C7AEB9B" w14:textId="67DBB9ED" w:rsidR="00E61278" w:rsidRPr="0092032C" w:rsidRDefault="00140FA5" w:rsidP="00E61278">
      <w:pPr>
        <w:bidi/>
        <w:rPr>
          <w:rFonts w:asciiTheme="minorHAnsi" w:hAnsiTheme="minorHAnsi" w:cstheme="minorHAnsi"/>
          <w:color w:val="595959" w:themeColor="text1" w:themeTint="A6"/>
          <w:rtl/>
          <w:lang w:bidi="fa-IR"/>
        </w:rPr>
      </w:pPr>
      <w:r w:rsidRPr="0092032C">
        <w:rPr>
          <w:rFonts w:asciiTheme="minorHAnsi" w:hAnsiTheme="minorHAnsi" w:cstheme="minorHAnsi"/>
          <w:color w:val="595959" w:themeColor="text1" w:themeTint="A6"/>
          <w:rtl/>
          <w:lang w:bidi="fa-IR"/>
        </w:rPr>
        <w:t xml:space="preserve">تنظیم کاربران، تنظیم </w:t>
      </w:r>
      <w:r w:rsidR="005D1E70" w:rsidRPr="0092032C">
        <w:rPr>
          <w:rFonts w:asciiTheme="minorHAnsi" w:hAnsiTheme="minorHAnsi" w:cstheme="minorHAnsi"/>
          <w:color w:val="595959" w:themeColor="text1" w:themeTint="A6"/>
          <w:rtl/>
          <w:lang w:bidi="fa-IR"/>
        </w:rPr>
        <w:t>بخش ها</w:t>
      </w:r>
      <w:r w:rsidRPr="0092032C">
        <w:rPr>
          <w:rFonts w:asciiTheme="minorHAnsi" w:hAnsiTheme="minorHAnsi" w:cstheme="minorHAnsi"/>
          <w:color w:val="595959" w:themeColor="text1" w:themeTint="A6"/>
          <w:rtl/>
          <w:lang w:bidi="fa-IR"/>
        </w:rPr>
        <w:t xml:space="preserve"> (</w:t>
      </w:r>
      <w:r w:rsidRPr="0092032C">
        <w:rPr>
          <w:rFonts w:asciiTheme="minorHAnsi" w:hAnsiTheme="minorHAnsi" w:cstheme="minorHAnsi"/>
          <w:color w:val="595959" w:themeColor="text1" w:themeTint="A6"/>
        </w:rPr>
        <w:t>Manage Nodes</w:t>
      </w:r>
      <w:r w:rsidRPr="0092032C">
        <w:rPr>
          <w:rFonts w:asciiTheme="minorHAnsi" w:hAnsiTheme="minorHAnsi" w:cstheme="minorHAnsi"/>
          <w:color w:val="595959" w:themeColor="text1" w:themeTint="A6"/>
          <w:rtl/>
          <w:lang w:bidi="fa-IR"/>
        </w:rPr>
        <w:t>)</w:t>
      </w:r>
      <w:r w:rsidR="005D1E70" w:rsidRPr="0092032C">
        <w:rPr>
          <w:rFonts w:asciiTheme="minorHAnsi" w:hAnsiTheme="minorHAnsi" w:cstheme="minorHAnsi"/>
          <w:color w:val="595959" w:themeColor="text1" w:themeTint="A6"/>
          <w:rtl/>
          <w:lang w:bidi="ps-AF"/>
        </w:rPr>
        <w:t>،</w:t>
      </w:r>
      <w:r w:rsidRPr="0092032C">
        <w:rPr>
          <w:rFonts w:asciiTheme="minorHAnsi" w:hAnsiTheme="minorHAnsi" w:cstheme="minorHAnsi"/>
          <w:color w:val="595959" w:themeColor="text1" w:themeTint="A6"/>
          <w:rtl/>
          <w:lang w:bidi="fa-IR"/>
        </w:rPr>
        <w:t xml:space="preserve"> و تنظیم بسته ها</w:t>
      </w:r>
      <w:r w:rsidR="005D1E70" w:rsidRPr="0092032C">
        <w:rPr>
          <w:rFonts w:asciiTheme="minorHAnsi" w:hAnsiTheme="minorHAnsi" w:cstheme="minorHAnsi"/>
          <w:color w:val="595959" w:themeColor="text1" w:themeTint="A6"/>
          <w:rtl/>
          <w:lang w:bidi="ps-AF"/>
        </w:rPr>
        <w:t>.</w:t>
      </w:r>
      <w:r w:rsidRPr="0092032C">
        <w:rPr>
          <w:rFonts w:asciiTheme="minorHAnsi" w:hAnsiTheme="minorHAnsi" w:cstheme="minorHAnsi"/>
          <w:color w:val="595959" w:themeColor="text1" w:themeTint="A6"/>
          <w:rtl/>
          <w:lang w:bidi="fa-IR"/>
        </w:rPr>
        <w:t xml:space="preserve"> </w:t>
      </w:r>
    </w:p>
    <w:p w14:paraId="3FFC85B3" w14:textId="2346FD04" w:rsidR="00E61278" w:rsidRPr="0092032C" w:rsidRDefault="00E61278" w:rsidP="00E61278">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lang w:bidi="fa-IR"/>
        </w:rPr>
        <w:t xml:space="preserve">چنانکه از نام های آنها پیدا میباشد شما میتواند با بکارگیری بخش مدیریت کاربران برای حذف ویا ایجاد حساب کاربران برای </w:t>
      </w:r>
      <w:r w:rsidRPr="0092032C">
        <w:rPr>
          <w:rFonts w:asciiTheme="minorHAnsi" w:hAnsiTheme="minorHAnsi" w:cstheme="minorHAnsi"/>
          <w:color w:val="595959" w:themeColor="text1" w:themeTint="A6"/>
          <w:rtl/>
        </w:rPr>
        <w:t>سیستم آنلاین مدیریت موجودی کتب درسی استفاده کنید. همچنان شمامیتوانید با بکارگیری مدیریت مشکلات و بسته ها آنها را ایجاد، حذف و یا تصیح کنید.</w:t>
      </w:r>
    </w:p>
    <w:p w14:paraId="756555EC" w14:textId="247C1E03" w:rsidR="00E61278" w:rsidRPr="0092032C" w:rsidRDefault="00E61278" w:rsidP="00E61278">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به عنوان مثال جهت ایجاد یک مکتب جدید در یک ولسوالی، شما میتوانید بخش مدیریت مشکلات را بکار ببرید</w:t>
      </w:r>
      <w:r w:rsidR="000934BE" w:rsidRPr="0092032C">
        <w:rPr>
          <w:rFonts w:asciiTheme="minorHAnsi" w:hAnsiTheme="minorHAnsi" w:cstheme="minorHAnsi"/>
          <w:color w:val="595959" w:themeColor="text1" w:themeTint="A6"/>
          <w:rtl/>
        </w:rPr>
        <w:t xml:space="preserve">. همچنان در صورت که شما بسته را به بصورت اشتباهی به کسی فرستاده </w:t>
      </w:r>
      <w:r w:rsidR="00D5568A" w:rsidRPr="0092032C">
        <w:rPr>
          <w:rFonts w:asciiTheme="minorHAnsi" w:hAnsiTheme="minorHAnsi" w:cstheme="minorHAnsi"/>
          <w:color w:val="595959" w:themeColor="text1" w:themeTint="A6"/>
          <w:rtl/>
        </w:rPr>
        <w:t>باشید بخواهید</w:t>
      </w:r>
      <w:r w:rsidR="000934BE" w:rsidRPr="0092032C">
        <w:rPr>
          <w:rFonts w:asciiTheme="minorHAnsi" w:hAnsiTheme="minorHAnsi" w:cstheme="minorHAnsi"/>
          <w:color w:val="595959" w:themeColor="text1" w:themeTint="A6"/>
          <w:rtl/>
        </w:rPr>
        <w:t xml:space="preserve"> آنرا حذف و یا تصحیح نمائید میتوانید از بخش مدیریت بسته ها استفاده کنید.</w:t>
      </w:r>
    </w:p>
    <w:p w14:paraId="03EC1E26" w14:textId="28D4B60E" w:rsidR="000934BE" w:rsidRPr="0092032C" w:rsidRDefault="000934BE" w:rsidP="000934BE">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جزئیات و یا رهنمایی مرحله به مرحله  برای بخش های مدیریت ( ادمین) خارج از وسعت این منول کاربری میباشد.</w:t>
      </w:r>
    </w:p>
    <w:p w14:paraId="03590816" w14:textId="77777777" w:rsidR="00165150" w:rsidRPr="0092032C" w:rsidRDefault="00165150" w:rsidP="00165150">
      <w:pPr>
        <w:bidi/>
        <w:rPr>
          <w:rFonts w:asciiTheme="minorHAnsi" w:hAnsiTheme="minorHAnsi" w:cstheme="minorHAnsi"/>
          <w:rtl/>
        </w:rPr>
      </w:pPr>
    </w:p>
    <w:p w14:paraId="240F73F8" w14:textId="2C4EBFDA" w:rsidR="00EF27A9" w:rsidRPr="0092032C" w:rsidRDefault="00EF27A9" w:rsidP="00EF27A9">
      <w:pPr>
        <w:pStyle w:val="Heading1"/>
        <w:bidi/>
        <w:rPr>
          <w:rFonts w:asciiTheme="minorHAnsi" w:hAnsiTheme="minorHAnsi" w:cstheme="minorHAnsi"/>
          <w:b/>
          <w:bCs/>
          <w:color w:val="C00000"/>
          <w:szCs w:val="28"/>
        </w:rPr>
      </w:pPr>
      <w:bookmarkStart w:id="26" w:name="_Toc48205299"/>
      <w:r w:rsidRPr="0092032C">
        <w:rPr>
          <w:rFonts w:asciiTheme="minorHAnsi" w:hAnsiTheme="minorHAnsi" w:cstheme="minorHAnsi"/>
          <w:bCs/>
          <w:color w:val="C00000"/>
          <w:szCs w:val="28"/>
          <w:rtl/>
          <w:lang w:bidi="ps-AF"/>
        </w:rPr>
        <w:t>کمک تخنيکی</w:t>
      </w:r>
      <w:bookmarkEnd w:id="26"/>
    </w:p>
    <w:bookmarkEnd w:id="0"/>
    <w:p w14:paraId="7545E512" w14:textId="30A69D6E" w:rsidR="00730525" w:rsidRPr="0025172A" w:rsidRDefault="00730525" w:rsidP="00EF27A9">
      <w:pPr>
        <w:bidi/>
        <w:rPr>
          <w:rFonts w:asciiTheme="minorHAnsi" w:hAnsiTheme="minorHAnsi" w:cstheme="minorHAnsi"/>
          <w:color w:val="595959" w:themeColor="text1" w:themeTint="A6"/>
          <w:rtl/>
        </w:rPr>
      </w:pPr>
      <w:r w:rsidRPr="0092032C">
        <w:rPr>
          <w:rFonts w:asciiTheme="minorHAnsi" w:hAnsiTheme="minorHAnsi" w:cstheme="minorHAnsi"/>
          <w:color w:val="595959" w:themeColor="text1" w:themeTint="A6"/>
          <w:rtl/>
        </w:rPr>
        <w:t xml:space="preserve">در صورتیکه در بکارگیری این سیستم دچار کدام مشکل می گردید و یا اینکه ضرورت به معلومات بیشتر می داشته باشید، لطفاً به بخش </w:t>
      </w:r>
      <w:r w:rsidRPr="0092032C">
        <w:rPr>
          <w:rFonts w:asciiTheme="minorHAnsi" w:hAnsiTheme="minorHAnsi" w:cstheme="minorHAnsi"/>
          <w:color w:val="595959" w:themeColor="text1" w:themeTint="A6"/>
        </w:rPr>
        <w:t>ICT</w:t>
      </w:r>
      <w:r w:rsidRPr="0092032C">
        <w:rPr>
          <w:rFonts w:asciiTheme="minorHAnsi" w:hAnsiTheme="minorHAnsi" w:cstheme="minorHAnsi"/>
          <w:color w:val="595959" w:themeColor="text1" w:themeTint="A6"/>
          <w:rtl/>
        </w:rPr>
        <w:t xml:space="preserve"> برنامه اطفال افغان میخوانند از طریق ایمل ادرس های ذبیح الله خان</w:t>
      </w:r>
      <w:r w:rsidR="008D472E" w:rsidRPr="0092032C">
        <w:rPr>
          <w:rFonts w:asciiTheme="minorHAnsi" w:hAnsiTheme="minorHAnsi" w:cstheme="minorHAnsi"/>
          <w:color w:val="595959" w:themeColor="text1" w:themeTint="A6"/>
          <w:rtl/>
          <w:lang w:bidi="ps-AF"/>
        </w:rPr>
        <w:t>:</w:t>
      </w:r>
      <w:r w:rsidRPr="0092032C">
        <w:rPr>
          <w:rFonts w:asciiTheme="minorHAnsi" w:hAnsiTheme="minorHAnsi" w:cstheme="minorHAnsi"/>
          <w:color w:val="595959" w:themeColor="text1" w:themeTint="A6"/>
          <w:rtl/>
        </w:rPr>
        <w:t xml:space="preserve"> </w:t>
      </w:r>
      <w:hyperlink r:id="rId20" w:history="1">
        <w:r w:rsidRPr="0092032C">
          <w:rPr>
            <w:rFonts w:asciiTheme="minorHAnsi" w:hAnsiTheme="minorHAnsi" w:cstheme="minorHAnsi"/>
            <w:color w:val="595959" w:themeColor="text1" w:themeTint="A6"/>
            <w:u w:val="single"/>
          </w:rPr>
          <w:t>zabeehullahk@readafghanistan.com</w:t>
        </w:r>
      </w:hyperlink>
      <w:r w:rsidRPr="0092032C">
        <w:rPr>
          <w:rFonts w:asciiTheme="minorHAnsi" w:hAnsiTheme="minorHAnsi" w:cstheme="minorHAnsi"/>
          <w:color w:val="595959" w:themeColor="text1" w:themeTint="A6"/>
          <w:rtl/>
        </w:rPr>
        <w:t xml:space="preserve"> و  </w:t>
      </w:r>
      <w:r w:rsidR="000934BE" w:rsidRPr="0092032C">
        <w:rPr>
          <w:rFonts w:asciiTheme="minorHAnsi" w:hAnsiTheme="minorHAnsi" w:cstheme="minorHAnsi"/>
          <w:color w:val="595959" w:themeColor="text1" w:themeTint="A6"/>
          <w:rtl/>
        </w:rPr>
        <w:t xml:space="preserve">  محمد</w:t>
      </w:r>
      <w:r w:rsidR="008D472E" w:rsidRPr="0092032C">
        <w:rPr>
          <w:rFonts w:asciiTheme="minorHAnsi" w:hAnsiTheme="minorHAnsi" w:cstheme="minorHAnsi"/>
          <w:color w:val="595959" w:themeColor="text1" w:themeTint="A6"/>
          <w:rtl/>
          <w:lang w:bidi="ps-AF"/>
        </w:rPr>
        <w:t xml:space="preserve"> منصور</w:t>
      </w:r>
      <w:r w:rsidR="000934BE" w:rsidRPr="0092032C">
        <w:rPr>
          <w:rFonts w:asciiTheme="minorHAnsi" w:hAnsiTheme="minorHAnsi" w:cstheme="minorHAnsi"/>
          <w:color w:val="595959" w:themeColor="text1" w:themeTint="A6"/>
          <w:rtl/>
        </w:rPr>
        <w:t xml:space="preserve"> زمان</w:t>
      </w:r>
      <w:r w:rsidR="008D472E" w:rsidRPr="0092032C">
        <w:rPr>
          <w:rFonts w:asciiTheme="minorHAnsi" w:hAnsiTheme="minorHAnsi" w:cstheme="minorHAnsi"/>
          <w:color w:val="595959" w:themeColor="text1" w:themeTint="A6"/>
          <w:rtl/>
          <w:lang w:bidi="ps-AF"/>
        </w:rPr>
        <w:t>ي</w:t>
      </w:r>
      <w:r w:rsidR="000934BE" w:rsidRPr="0092032C">
        <w:rPr>
          <w:rFonts w:asciiTheme="minorHAnsi" w:hAnsiTheme="minorHAnsi" w:cstheme="minorHAnsi"/>
          <w:color w:val="595959" w:themeColor="text1" w:themeTint="A6"/>
          <w:rtl/>
        </w:rPr>
        <w:t xml:space="preserve">: </w:t>
      </w:r>
      <w:hyperlink r:id="rId21" w:history="1">
        <w:r w:rsidR="000934BE" w:rsidRPr="0092032C">
          <w:rPr>
            <w:rStyle w:val="Hyperlink"/>
            <w:rFonts w:asciiTheme="minorHAnsi" w:hAnsiTheme="minorHAnsi" w:cstheme="minorHAnsi"/>
            <w:color w:val="595959" w:themeColor="text1" w:themeTint="A6"/>
          </w:rPr>
          <w:t>mohammadmz@readafghanistan.com</w:t>
        </w:r>
      </w:hyperlink>
      <w:r w:rsidR="000934BE" w:rsidRPr="0092032C" w:rsidDel="000934BE">
        <w:rPr>
          <w:rFonts w:asciiTheme="minorHAnsi" w:hAnsiTheme="minorHAnsi" w:cstheme="minorHAnsi"/>
          <w:color w:val="595959" w:themeColor="text1" w:themeTint="A6"/>
          <w:rtl/>
        </w:rPr>
        <w:t xml:space="preserve"> </w:t>
      </w:r>
      <w:r w:rsidRPr="0092032C">
        <w:rPr>
          <w:rFonts w:asciiTheme="minorHAnsi" w:hAnsiTheme="minorHAnsi" w:cstheme="minorHAnsi"/>
          <w:color w:val="595959" w:themeColor="text1" w:themeTint="A6"/>
          <w:rtl/>
        </w:rPr>
        <w:t>در تماس شوید.</w:t>
      </w:r>
    </w:p>
    <w:p w14:paraId="1571E2D8" w14:textId="77777777" w:rsidR="00730525" w:rsidRPr="0025172A" w:rsidRDefault="00730525" w:rsidP="00730525">
      <w:pPr>
        <w:pStyle w:val="Heading1"/>
        <w:numPr>
          <w:ilvl w:val="0"/>
          <w:numId w:val="0"/>
        </w:numPr>
        <w:bidi/>
        <w:ind w:left="360"/>
        <w:rPr>
          <w:rFonts w:asciiTheme="minorHAnsi" w:hAnsiTheme="minorHAnsi" w:cstheme="minorHAnsi"/>
          <w:color w:val="595959" w:themeColor="text1" w:themeTint="A6"/>
        </w:rPr>
      </w:pPr>
    </w:p>
    <w:p w14:paraId="4D184352" w14:textId="77777777" w:rsidR="00730525" w:rsidRPr="0009786A" w:rsidRDefault="00730525" w:rsidP="00730525">
      <w:pPr>
        <w:pStyle w:val="Heading1"/>
        <w:numPr>
          <w:ilvl w:val="0"/>
          <w:numId w:val="0"/>
        </w:numPr>
        <w:bidi/>
        <w:ind w:left="360"/>
        <w:rPr>
          <w:rFonts w:asciiTheme="minorHAnsi" w:hAnsiTheme="minorHAnsi" w:cstheme="minorHAnsi"/>
          <w:color w:val="000000" w:themeColor="text1"/>
        </w:rPr>
      </w:pPr>
    </w:p>
    <w:p w14:paraId="4A304042" w14:textId="77777777" w:rsidR="004B1ECE" w:rsidRPr="0009786A" w:rsidRDefault="004B1ECE">
      <w:pPr>
        <w:rPr>
          <w:rFonts w:asciiTheme="minorHAnsi" w:hAnsiTheme="minorHAnsi" w:cstheme="minorHAnsi"/>
        </w:rPr>
      </w:pPr>
    </w:p>
    <w:sectPr w:rsidR="004B1ECE" w:rsidRPr="0009786A" w:rsidSect="00657B7B">
      <w:footerReference w:type="default" r:id="rId22"/>
      <w:pgSz w:w="11907" w:h="16839"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1A306" w14:textId="77777777" w:rsidR="002B49B1" w:rsidRDefault="002B49B1" w:rsidP="00CD4246">
      <w:pPr>
        <w:spacing w:after="0" w:line="240" w:lineRule="auto"/>
      </w:pPr>
      <w:r>
        <w:separator/>
      </w:r>
    </w:p>
  </w:endnote>
  <w:endnote w:type="continuationSeparator" w:id="0">
    <w:p w14:paraId="69977506" w14:textId="77777777" w:rsidR="002B49B1" w:rsidRDefault="002B49B1" w:rsidP="00CD4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9122274"/>
      <w:docPartObj>
        <w:docPartGallery w:val="Page Numbers (Bottom of Page)"/>
        <w:docPartUnique/>
      </w:docPartObj>
    </w:sdtPr>
    <w:sdtEndPr>
      <w:rPr>
        <w:noProof/>
      </w:rPr>
    </w:sdtEndPr>
    <w:sdtContent>
      <w:p w14:paraId="2EEC25B0" w14:textId="147AC764" w:rsidR="00CD4246" w:rsidRDefault="00CD42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DC1BB9" w14:textId="77777777" w:rsidR="00CD4246" w:rsidRDefault="00CD4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3300303"/>
      <w:docPartObj>
        <w:docPartGallery w:val="Page Numbers (Bottom of Page)"/>
        <w:docPartUnique/>
      </w:docPartObj>
    </w:sdtPr>
    <w:sdtEndPr>
      <w:rPr>
        <w:noProof/>
      </w:rPr>
    </w:sdtEndPr>
    <w:sdtContent>
      <w:p w14:paraId="0E4E099E" w14:textId="77777777" w:rsidR="00657B7B" w:rsidRDefault="00657B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BBC0" w14:textId="77777777" w:rsidR="00657B7B" w:rsidRDefault="00657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EDC5ED" w14:textId="77777777" w:rsidR="002B49B1" w:rsidRDefault="002B49B1" w:rsidP="00CD4246">
      <w:pPr>
        <w:spacing w:after="0" w:line="240" w:lineRule="auto"/>
      </w:pPr>
      <w:r>
        <w:separator/>
      </w:r>
    </w:p>
  </w:footnote>
  <w:footnote w:type="continuationSeparator" w:id="0">
    <w:p w14:paraId="38A02B25" w14:textId="77777777" w:rsidR="002B49B1" w:rsidRDefault="002B49B1" w:rsidP="00CD4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C4F88"/>
    <w:multiLevelType w:val="hybridMultilevel"/>
    <w:tmpl w:val="C9045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9171F"/>
    <w:multiLevelType w:val="hybridMultilevel"/>
    <w:tmpl w:val="E17CF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62D31"/>
    <w:multiLevelType w:val="hybridMultilevel"/>
    <w:tmpl w:val="38EAF3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677A12"/>
    <w:multiLevelType w:val="multilevel"/>
    <w:tmpl w:val="B28C50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36E3587B"/>
    <w:multiLevelType w:val="hybridMultilevel"/>
    <w:tmpl w:val="239A3A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5950B9"/>
    <w:multiLevelType w:val="multilevel"/>
    <w:tmpl w:val="2D46200E"/>
    <w:styleLink w:val="Headings"/>
    <w:lvl w:ilvl="0">
      <w:start w:val="1"/>
      <w:numFmt w:val="decimal"/>
      <w:pStyle w:val="Heading1"/>
      <w:lvlText w:val="%1"/>
      <w:lvlJc w:val="left"/>
      <w:pPr>
        <w:ind w:left="90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7C0E0478"/>
    <w:multiLevelType w:val="hybridMultilevel"/>
    <w:tmpl w:val="99B08882"/>
    <w:lvl w:ilvl="0" w:tplc="81669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lvl w:ilvl="0">
        <w:start w:val="1"/>
        <w:numFmt w:val="decimal"/>
        <w:pStyle w:val="Heading1"/>
        <w:lvlText w:val="%1"/>
        <w:lvlJc w:val="left"/>
        <w:pPr>
          <w:ind w:left="900" w:hanging="360"/>
        </w:pPr>
        <w:rPr>
          <w:rFonts w:hint="default"/>
        </w:rPr>
      </w:lvl>
    </w:lvlOverride>
    <w:lvlOverride w:ilvl="1">
      <w:lvl w:ilvl="1">
        <w:start w:val="1"/>
        <w:numFmt w:val="decimal"/>
        <w:pStyle w:val="Heading2"/>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
    <w:abstractNumId w:val="5"/>
  </w:num>
  <w:num w:numId="3">
    <w:abstractNumId w:val="6"/>
  </w:num>
  <w:num w:numId="4">
    <w:abstractNumId w:val="0"/>
  </w:num>
  <w:num w:numId="5">
    <w:abstractNumId w:val="1"/>
  </w:num>
  <w:num w:numId="6">
    <w:abstractNumId w:val="3"/>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beehullah Khan">
    <w15:presenceInfo w15:providerId="AD" w15:userId="S::zabeehullahk@readafghanistan.com::076b660a-2420-4748-ab49-b30065d106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2A0"/>
    <w:rsid w:val="000120C8"/>
    <w:rsid w:val="00022A93"/>
    <w:rsid w:val="00033100"/>
    <w:rsid w:val="000349C1"/>
    <w:rsid w:val="00073995"/>
    <w:rsid w:val="00080ECD"/>
    <w:rsid w:val="000934BE"/>
    <w:rsid w:val="000966CE"/>
    <w:rsid w:val="0009786A"/>
    <w:rsid w:val="000A62BC"/>
    <w:rsid w:val="000E0F53"/>
    <w:rsid w:val="000F7022"/>
    <w:rsid w:val="0010443D"/>
    <w:rsid w:val="00106DDE"/>
    <w:rsid w:val="00130D46"/>
    <w:rsid w:val="00140FA5"/>
    <w:rsid w:val="00141512"/>
    <w:rsid w:val="00165150"/>
    <w:rsid w:val="001D72A0"/>
    <w:rsid w:val="00215F50"/>
    <w:rsid w:val="0025172A"/>
    <w:rsid w:val="00253954"/>
    <w:rsid w:val="00253CB5"/>
    <w:rsid w:val="0026491F"/>
    <w:rsid w:val="00281F63"/>
    <w:rsid w:val="00283E21"/>
    <w:rsid w:val="002B0F40"/>
    <w:rsid w:val="002B49B1"/>
    <w:rsid w:val="00306337"/>
    <w:rsid w:val="003649B2"/>
    <w:rsid w:val="00394630"/>
    <w:rsid w:val="003B6D54"/>
    <w:rsid w:val="003F1F69"/>
    <w:rsid w:val="00402C29"/>
    <w:rsid w:val="00414B28"/>
    <w:rsid w:val="00414EBB"/>
    <w:rsid w:val="00426F7F"/>
    <w:rsid w:val="004510DE"/>
    <w:rsid w:val="00493F3A"/>
    <w:rsid w:val="004B1ECE"/>
    <w:rsid w:val="004E420C"/>
    <w:rsid w:val="00554FF6"/>
    <w:rsid w:val="00572082"/>
    <w:rsid w:val="005D1E70"/>
    <w:rsid w:val="005D7497"/>
    <w:rsid w:val="005F29F3"/>
    <w:rsid w:val="00603264"/>
    <w:rsid w:val="00620C95"/>
    <w:rsid w:val="0064229A"/>
    <w:rsid w:val="00657B7B"/>
    <w:rsid w:val="00685116"/>
    <w:rsid w:val="006D343C"/>
    <w:rsid w:val="006D605B"/>
    <w:rsid w:val="007228AF"/>
    <w:rsid w:val="00730525"/>
    <w:rsid w:val="007333BC"/>
    <w:rsid w:val="00770C41"/>
    <w:rsid w:val="007A6F09"/>
    <w:rsid w:val="007B03ED"/>
    <w:rsid w:val="007C18E9"/>
    <w:rsid w:val="007F0956"/>
    <w:rsid w:val="007F0E75"/>
    <w:rsid w:val="0082542E"/>
    <w:rsid w:val="00851C94"/>
    <w:rsid w:val="00882B50"/>
    <w:rsid w:val="008B777F"/>
    <w:rsid w:val="008D472E"/>
    <w:rsid w:val="008E5698"/>
    <w:rsid w:val="008F70C9"/>
    <w:rsid w:val="0092032C"/>
    <w:rsid w:val="00925882"/>
    <w:rsid w:val="009409F3"/>
    <w:rsid w:val="00944D11"/>
    <w:rsid w:val="00963A5C"/>
    <w:rsid w:val="00967EDF"/>
    <w:rsid w:val="00984E52"/>
    <w:rsid w:val="0098713A"/>
    <w:rsid w:val="00991740"/>
    <w:rsid w:val="00993869"/>
    <w:rsid w:val="00996831"/>
    <w:rsid w:val="009B72F5"/>
    <w:rsid w:val="009C46BD"/>
    <w:rsid w:val="009D1A22"/>
    <w:rsid w:val="00A17136"/>
    <w:rsid w:val="00A40E49"/>
    <w:rsid w:val="00A56506"/>
    <w:rsid w:val="00A65B98"/>
    <w:rsid w:val="00A76364"/>
    <w:rsid w:val="00AB6B9A"/>
    <w:rsid w:val="00AC7527"/>
    <w:rsid w:val="00B1101C"/>
    <w:rsid w:val="00B2360C"/>
    <w:rsid w:val="00B44DA7"/>
    <w:rsid w:val="00B5071B"/>
    <w:rsid w:val="00B527E7"/>
    <w:rsid w:val="00BC7661"/>
    <w:rsid w:val="00BD0CCB"/>
    <w:rsid w:val="00BD639D"/>
    <w:rsid w:val="00C161C4"/>
    <w:rsid w:val="00C97E16"/>
    <w:rsid w:val="00CA540C"/>
    <w:rsid w:val="00CC78FA"/>
    <w:rsid w:val="00CD4246"/>
    <w:rsid w:val="00CF446E"/>
    <w:rsid w:val="00D0178F"/>
    <w:rsid w:val="00D05644"/>
    <w:rsid w:val="00D40680"/>
    <w:rsid w:val="00D5568A"/>
    <w:rsid w:val="00D57727"/>
    <w:rsid w:val="00D63277"/>
    <w:rsid w:val="00D729B7"/>
    <w:rsid w:val="00DB7A4D"/>
    <w:rsid w:val="00DD5994"/>
    <w:rsid w:val="00DF7B5B"/>
    <w:rsid w:val="00E33F2D"/>
    <w:rsid w:val="00E37EE5"/>
    <w:rsid w:val="00E61278"/>
    <w:rsid w:val="00E74ABC"/>
    <w:rsid w:val="00ED3E86"/>
    <w:rsid w:val="00EF27A9"/>
    <w:rsid w:val="00EF2EA0"/>
    <w:rsid w:val="00F048CF"/>
    <w:rsid w:val="00F35B66"/>
    <w:rsid w:val="00F60CCF"/>
    <w:rsid w:val="00F919A1"/>
    <w:rsid w:val="00FB39CE"/>
    <w:rsid w:val="00FF0A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86DCC"/>
  <w15:chartTrackingRefBased/>
  <w15:docId w15:val="{C6DC37A6-4530-4492-BAA9-10979C97D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525"/>
    <w:rPr>
      <w:rFonts w:ascii="Gill Sans MT" w:hAnsi="Gill Sans MT"/>
      <w:color w:val="6C6463"/>
    </w:rPr>
  </w:style>
  <w:style w:type="paragraph" w:styleId="Heading1">
    <w:name w:val="heading 1"/>
    <w:aliases w:val="No style"/>
    <w:next w:val="Normal"/>
    <w:link w:val="Heading1Char"/>
    <w:uiPriority w:val="9"/>
    <w:qFormat/>
    <w:rsid w:val="008D472E"/>
    <w:pPr>
      <w:keepNext/>
      <w:keepLines/>
      <w:numPr>
        <w:numId w:val="1"/>
      </w:numPr>
      <w:spacing w:before="240" w:after="0"/>
      <w:ind w:left="360"/>
      <w:outlineLvl w:val="0"/>
    </w:pPr>
    <w:rPr>
      <w:rFonts w:ascii="Gill Sans MT" w:eastAsiaTheme="majorEastAsia" w:hAnsi="Gill Sans MT" w:cstheme="majorBidi"/>
      <w:caps/>
      <w:color w:val="C2113A"/>
      <w:sz w:val="28"/>
      <w:szCs w:val="32"/>
    </w:rPr>
  </w:style>
  <w:style w:type="paragraph" w:styleId="Heading2">
    <w:name w:val="heading 2"/>
    <w:basedOn w:val="Normal"/>
    <w:next w:val="Normal"/>
    <w:link w:val="Heading2Char"/>
    <w:unhideWhenUsed/>
    <w:qFormat/>
    <w:rsid w:val="00730525"/>
    <w:pPr>
      <w:keepNext/>
      <w:keepLines/>
      <w:numPr>
        <w:ilvl w:val="1"/>
        <w:numId w:val="1"/>
      </w:numPr>
      <w:spacing w:before="40" w:after="120"/>
      <w:outlineLvl w:val="1"/>
    </w:pPr>
    <w:rPr>
      <w:rFonts w:eastAsiaTheme="majorEastAsia" w:cstheme="majorBidi"/>
      <w:b/>
      <w:caps/>
      <w:sz w:val="20"/>
      <w:szCs w:val="26"/>
    </w:rPr>
  </w:style>
  <w:style w:type="paragraph" w:styleId="Heading3">
    <w:name w:val="heading 3"/>
    <w:basedOn w:val="Normal"/>
    <w:next w:val="Normal"/>
    <w:link w:val="Heading3Char"/>
    <w:uiPriority w:val="2"/>
    <w:unhideWhenUsed/>
    <w:qFormat/>
    <w:rsid w:val="00730525"/>
    <w:pPr>
      <w:keepNext/>
      <w:keepLines/>
      <w:numPr>
        <w:ilvl w:val="2"/>
        <w:numId w:val="1"/>
      </w:numPr>
      <w:spacing w:before="40" w:after="0"/>
      <w:outlineLvl w:val="2"/>
    </w:pPr>
    <w:rPr>
      <w:rFonts w:eastAsiaTheme="majorEastAsia" w:cstheme="majorBidi"/>
      <w:caps/>
      <w:color w:val="C2113A"/>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o style Char"/>
    <w:basedOn w:val="DefaultParagraphFont"/>
    <w:link w:val="Heading1"/>
    <w:uiPriority w:val="9"/>
    <w:rsid w:val="008D472E"/>
    <w:rPr>
      <w:rFonts w:ascii="Gill Sans MT" w:eastAsiaTheme="majorEastAsia" w:hAnsi="Gill Sans MT" w:cstheme="majorBidi"/>
      <w:caps/>
      <w:color w:val="C2113A"/>
      <w:sz w:val="28"/>
      <w:szCs w:val="32"/>
    </w:rPr>
  </w:style>
  <w:style w:type="character" w:customStyle="1" w:styleId="Heading2Char">
    <w:name w:val="Heading 2 Char"/>
    <w:basedOn w:val="DefaultParagraphFont"/>
    <w:link w:val="Heading2"/>
    <w:rsid w:val="00730525"/>
    <w:rPr>
      <w:rFonts w:ascii="Gill Sans MT" w:eastAsiaTheme="majorEastAsia" w:hAnsi="Gill Sans MT" w:cstheme="majorBidi"/>
      <w:b/>
      <w:caps/>
      <w:color w:val="6C6463"/>
      <w:sz w:val="20"/>
      <w:szCs w:val="26"/>
    </w:rPr>
  </w:style>
  <w:style w:type="character" w:customStyle="1" w:styleId="Heading3Char">
    <w:name w:val="Heading 3 Char"/>
    <w:basedOn w:val="DefaultParagraphFont"/>
    <w:link w:val="Heading3"/>
    <w:uiPriority w:val="2"/>
    <w:rsid w:val="00730525"/>
    <w:rPr>
      <w:rFonts w:ascii="Gill Sans MT" w:eastAsiaTheme="majorEastAsia" w:hAnsi="Gill Sans MT" w:cstheme="majorBidi"/>
      <w:caps/>
      <w:color w:val="C2113A"/>
      <w:sz w:val="20"/>
      <w:szCs w:val="24"/>
    </w:rPr>
  </w:style>
  <w:style w:type="paragraph" w:styleId="ListParagraph">
    <w:name w:val="List Paragraph"/>
    <w:basedOn w:val="Normal"/>
    <w:uiPriority w:val="34"/>
    <w:qFormat/>
    <w:rsid w:val="00730525"/>
    <w:pPr>
      <w:ind w:left="720"/>
      <w:contextualSpacing/>
    </w:pPr>
  </w:style>
  <w:style w:type="paragraph" w:styleId="Title">
    <w:name w:val="Title"/>
    <w:basedOn w:val="Normal"/>
    <w:next w:val="Normal"/>
    <w:link w:val="TitleChar"/>
    <w:uiPriority w:val="10"/>
    <w:qFormat/>
    <w:rsid w:val="00730525"/>
    <w:pPr>
      <w:spacing w:after="0" w:line="240" w:lineRule="auto"/>
      <w:contextualSpacing/>
    </w:pPr>
    <w:rPr>
      <w:rFonts w:eastAsiaTheme="majorEastAsia" w:cstheme="majorBidi"/>
      <w:caps/>
      <w:color w:val="C2113A"/>
      <w:spacing w:val="-10"/>
      <w:kern w:val="28"/>
      <w:sz w:val="52"/>
      <w:szCs w:val="56"/>
    </w:rPr>
  </w:style>
  <w:style w:type="character" w:customStyle="1" w:styleId="TitleChar">
    <w:name w:val="Title Char"/>
    <w:basedOn w:val="DefaultParagraphFont"/>
    <w:link w:val="Title"/>
    <w:uiPriority w:val="10"/>
    <w:rsid w:val="00730525"/>
    <w:rPr>
      <w:rFonts w:ascii="Gill Sans MT" w:eastAsiaTheme="majorEastAsia" w:hAnsi="Gill Sans MT" w:cstheme="majorBidi"/>
      <w:caps/>
      <w:color w:val="C2113A"/>
      <w:spacing w:val="-10"/>
      <w:kern w:val="28"/>
      <w:sz w:val="52"/>
      <w:szCs w:val="56"/>
    </w:rPr>
  </w:style>
  <w:style w:type="character" w:styleId="Hyperlink">
    <w:name w:val="Hyperlink"/>
    <w:basedOn w:val="DefaultParagraphFont"/>
    <w:uiPriority w:val="99"/>
    <w:unhideWhenUsed/>
    <w:rsid w:val="00730525"/>
    <w:rPr>
      <w:color w:val="0563C1" w:themeColor="hyperlink"/>
      <w:u w:val="single"/>
    </w:rPr>
  </w:style>
  <w:style w:type="paragraph" w:styleId="TOC1">
    <w:name w:val="toc 1"/>
    <w:basedOn w:val="Normal"/>
    <w:next w:val="Normal"/>
    <w:autoRedefine/>
    <w:uiPriority w:val="39"/>
    <w:unhideWhenUsed/>
    <w:rsid w:val="00572082"/>
    <w:pPr>
      <w:tabs>
        <w:tab w:val="left" w:pos="703"/>
        <w:tab w:val="right" w:leader="dot" w:pos="9063"/>
      </w:tabs>
      <w:bidi/>
      <w:spacing w:after="100"/>
      <w:jc w:val="right"/>
    </w:pPr>
  </w:style>
  <w:style w:type="paragraph" w:styleId="Footer">
    <w:name w:val="footer"/>
    <w:basedOn w:val="Normal"/>
    <w:link w:val="FooterChar"/>
    <w:uiPriority w:val="99"/>
    <w:unhideWhenUsed/>
    <w:qFormat/>
    <w:rsid w:val="007305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0525"/>
    <w:rPr>
      <w:rFonts w:ascii="Gill Sans MT" w:hAnsi="Gill Sans MT"/>
      <w:color w:val="6C6463"/>
    </w:rPr>
  </w:style>
  <w:style w:type="numbering" w:customStyle="1" w:styleId="Headings">
    <w:name w:val="Headings"/>
    <w:uiPriority w:val="99"/>
    <w:rsid w:val="00730525"/>
    <w:pPr>
      <w:numPr>
        <w:numId w:val="2"/>
      </w:numPr>
    </w:pPr>
  </w:style>
  <w:style w:type="paragraph" w:styleId="BalloonText">
    <w:name w:val="Balloon Text"/>
    <w:basedOn w:val="Normal"/>
    <w:link w:val="BalloonTextChar"/>
    <w:uiPriority w:val="99"/>
    <w:semiHidden/>
    <w:unhideWhenUsed/>
    <w:rsid w:val="00B527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7E7"/>
    <w:rPr>
      <w:rFonts w:ascii="Segoe UI" w:hAnsi="Segoe UI" w:cs="Segoe UI"/>
      <w:color w:val="6C6463"/>
      <w:sz w:val="18"/>
      <w:szCs w:val="18"/>
    </w:rPr>
  </w:style>
  <w:style w:type="character" w:styleId="UnresolvedMention">
    <w:name w:val="Unresolved Mention"/>
    <w:basedOn w:val="DefaultParagraphFont"/>
    <w:uiPriority w:val="99"/>
    <w:semiHidden/>
    <w:unhideWhenUsed/>
    <w:rsid w:val="000934BE"/>
    <w:rPr>
      <w:color w:val="605E5C"/>
      <w:shd w:val="clear" w:color="auto" w:fill="E1DFDD"/>
    </w:rPr>
  </w:style>
  <w:style w:type="paragraph" w:styleId="Header">
    <w:name w:val="header"/>
    <w:basedOn w:val="Normal"/>
    <w:link w:val="HeaderChar"/>
    <w:uiPriority w:val="99"/>
    <w:unhideWhenUsed/>
    <w:rsid w:val="00CD4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246"/>
    <w:rPr>
      <w:rFonts w:ascii="Gill Sans MT" w:hAnsi="Gill Sans MT"/>
      <w:color w:val="6C646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mailto:mohammadmz@readafghanistan.com" TargetMode="Externa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zabeehullahk@readafghanista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otims-af.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14</Pages>
  <Words>3199</Words>
  <Characters>18237</Characters>
  <Application>Microsoft Office Word</Application>
  <DocSecurity>0</DocSecurity>
  <Lines>151</Lines>
  <Paragraphs>42</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معرفی </vt:lpstr>
      <vt:lpstr/>
      <vt:lpstr>آشنا شدن با دش بورد </vt:lpstr>
      <vt:lpstr>ارسال بسته ها</vt:lpstr>
      <vt:lpstr>مشاهده جزئیات بسته</vt:lpstr>
      <vt:lpstr>دریافت بسته ها </vt:lpstr>
      <vt:lpstr>توزیع کتابها برای شاگردان </vt:lpstr>
      <vt:lpstr>فرستادن درخواست های کتاب</vt:lpstr>
      <vt:lpstr>منظوری، توحید و فرستادن درخواست های کتاب</vt:lpstr>
      <vt:lpstr>مدیر (ادمین): مرور نمودن گزارش ها </vt:lpstr>
      <vt:lpstr>مدیر (ادمین): مدیریت کاربران، بخش ها و بسته ها</vt:lpstr>
      <vt:lpstr>کمک تخنيکی</vt:lpstr>
      <vt:lpstr/>
      <vt:lpstr/>
    </vt:vector>
  </TitlesOfParts>
  <Company/>
  <LinksUpToDate>false</LinksUpToDate>
  <CharactersWithSpaces>21394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 Sadruddin Sadat</dc:creator>
  <cp:keywords/>
  <dc:description/>
  <cp:lastModifiedBy>Zabeehullah Khan</cp:lastModifiedBy>
  <cp:revision>14</cp:revision>
  <cp:lastPrinted>2020-02-19T09:39:00Z</cp:lastPrinted>
  <dcterms:created xsi:type="dcterms:W3CDTF">2020-07-29T09:52:00Z</dcterms:created>
  <dcterms:modified xsi:type="dcterms:W3CDTF">2020-08-13T05:33:00Z</dcterms:modified>
</cp:coreProperties>
</file>